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4093" w:type="dxa"/>
        <w:tblLook w:val="0000" w:firstRow="0" w:lastRow="0" w:firstColumn="0" w:lastColumn="0" w:noHBand="0" w:noVBand="0"/>
      </w:tblPr>
      <w:tblGrid>
        <w:gridCol w:w="1940"/>
        <w:gridCol w:w="1940"/>
      </w:tblGrid>
      <w:tr w:rsidR="00E904A3" w14:paraId="6E34CC87" w14:textId="77777777">
        <w:trPr>
          <w:trHeight w:val="604"/>
        </w:trPr>
        <w:tc>
          <w:tcPr>
            <w:tcW w:w="1940" w:type="dxa"/>
          </w:tcPr>
          <w:p w14:paraId="3C67D58A" w14:textId="77777777" w:rsidR="00E904A3" w:rsidRDefault="00000000">
            <w:pPr>
              <w:pStyle w:val="af3"/>
              <w:rPr>
                <w:rFonts w:hint="eastAsia"/>
              </w:rPr>
            </w:pPr>
            <w:r>
              <w:rPr>
                <w:rFonts w:hint="eastAsia"/>
                <w:sz w:val="44"/>
                <w:szCs w:val="44"/>
              </w:rPr>
              <w:t>成绩</w:t>
            </w:r>
          </w:p>
        </w:tc>
        <w:tc>
          <w:tcPr>
            <w:tcW w:w="1940" w:type="dxa"/>
          </w:tcPr>
          <w:p w14:paraId="7677D50A" w14:textId="77777777" w:rsidR="00E904A3" w:rsidRDefault="00E904A3">
            <w:pPr>
              <w:pStyle w:val="af3"/>
              <w:rPr>
                <w:rFonts w:hint="eastAsia"/>
              </w:rPr>
            </w:pPr>
          </w:p>
        </w:tc>
      </w:tr>
    </w:tbl>
    <w:p w14:paraId="7A974675" w14:textId="77777777" w:rsidR="00E904A3" w:rsidRDefault="00E904A3">
      <w:pPr>
        <w:pStyle w:val="af3"/>
        <w:rPr>
          <w:rFonts w:hint="eastAsia"/>
        </w:rPr>
      </w:pPr>
    </w:p>
    <w:p w14:paraId="1876FA9B" w14:textId="77777777" w:rsidR="00E904A3" w:rsidRDefault="00E904A3">
      <w:pPr>
        <w:pStyle w:val="af3"/>
        <w:rPr>
          <w:rFonts w:hint="eastAsia"/>
        </w:rPr>
      </w:pPr>
    </w:p>
    <w:p w14:paraId="2778C8C7" w14:textId="77777777" w:rsidR="00E904A3" w:rsidRDefault="00000000" w:rsidP="006209A9">
      <w:pPr>
        <w:ind w:firstLineChars="137" w:firstLine="986"/>
        <w:rPr>
          <w:rFonts w:ascii="宋体" w:hAnsi="宋体" w:cs="宋体" w:hint="eastAsia"/>
          <w:sz w:val="72"/>
          <w:szCs w:val="72"/>
        </w:rPr>
      </w:pPr>
      <w:commentRangeStart w:id="0"/>
      <w:r>
        <w:rPr>
          <w:rFonts w:ascii="宋体" w:hAnsi="宋体" w:cs="宋体" w:hint="eastAsia"/>
          <w:sz w:val="72"/>
          <w:szCs w:val="72"/>
        </w:rPr>
        <w:t>JAVA高级编程大作业</w:t>
      </w:r>
      <w:commentRangeEnd w:id="0"/>
      <w:r w:rsidR="008926F5">
        <w:rPr>
          <w:rStyle w:val="af"/>
          <w:rFonts w:ascii="宋体" w:hAnsi="宋体" w:cs="宋体" w:hint="eastAsia"/>
          <w:sz w:val="72"/>
          <w:szCs w:val="72"/>
        </w:rPr>
        <w:commentReference w:id="0"/>
      </w:r>
    </w:p>
    <w:p w14:paraId="5FBB442C" w14:textId="77777777" w:rsidR="00E904A3" w:rsidRDefault="00E904A3">
      <w:pPr>
        <w:pStyle w:val="af1"/>
        <w:rPr>
          <w:rFonts w:eastAsia="宋体"/>
          <w:sz w:val="52"/>
          <w:szCs w:val="52"/>
          <w:lang w:eastAsia="zh-CN"/>
        </w:rPr>
      </w:pPr>
    </w:p>
    <w:p w14:paraId="2E332992" w14:textId="2381E84B" w:rsidR="00E904A3" w:rsidRDefault="006209A9">
      <w:pPr>
        <w:pStyle w:val="af1"/>
        <w:rPr>
          <w:lang w:eastAsia="zh-CN"/>
        </w:rPr>
      </w:pPr>
      <w:r w:rsidRPr="006209A9">
        <w:rPr>
          <w:rFonts w:eastAsia="宋体" w:hint="eastAsia"/>
          <w:sz w:val="36"/>
          <w:szCs w:val="36"/>
          <w:lang w:eastAsia="zh-CN"/>
        </w:rPr>
        <w:t>房地产公司的房屋销售管理系统</w:t>
      </w:r>
      <w:r>
        <w:rPr>
          <w:rFonts w:hint="eastAsia"/>
          <w:lang w:eastAsia="zh-CN"/>
        </w:rPr>
        <w:t xml:space="preserve"> </w:t>
      </w:r>
    </w:p>
    <w:p w14:paraId="688A7AEF" w14:textId="77777777" w:rsidR="00E904A3" w:rsidRPr="006209A9" w:rsidRDefault="00E904A3">
      <w:pPr>
        <w:pStyle w:val="af0"/>
        <w:ind w:firstLineChars="0" w:firstLine="0"/>
      </w:pPr>
    </w:p>
    <w:p w14:paraId="239B0548" w14:textId="77777777" w:rsidR="00E904A3" w:rsidRDefault="00E904A3">
      <w:pPr>
        <w:pStyle w:val="af2"/>
      </w:pPr>
    </w:p>
    <w:p w14:paraId="0D266890" w14:textId="649B5217" w:rsidR="00E904A3" w:rsidRPr="00493185" w:rsidRDefault="00000000">
      <w:pPr>
        <w:pStyle w:val="af0"/>
        <w:ind w:left="1260" w:firstLineChars="0" w:firstLine="420"/>
        <w:rPr>
          <w:rFonts w:ascii="宋体" w:hAnsi="宋体"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姓名：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4379B7" w:rsidRPr="004379B7">
        <w:rPr>
          <w:rFonts w:ascii="宋体" w:hAnsi="宋体" w:hint="eastAsia"/>
          <w:sz w:val="28"/>
          <w:szCs w:val="28"/>
          <w:u w:val="single"/>
        </w:rPr>
        <w:t>赵晟闻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7041A9"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 w:hint="eastAsia"/>
          <w:sz w:val="28"/>
          <w:szCs w:val="28"/>
        </w:rPr>
        <w:t>学号：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  <w:commentRangeStart w:id="1"/>
      <w:r w:rsidR="009B2665" w:rsidRPr="00493185">
        <w:rPr>
          <w:rFonts w:ascii="宋体" w:hAnsi="宋体" w:hint="eastAsia"/>
          <w:sz w:val="28"/>
          <w:szCs w:val="28"/>
          <w:u w:val="single"/>
        </w:rPr>
        <w:t>20242081138</w:t>
      </w:r>
      <w:commentRangeEnd w:id="1"/>
      <w:r w:rsidR="0077184C">
        <w:rPr>
          <w:rStyle w:val="af"/>
          <w:rFonts w:ascii="宋体" w:hAnsi="宋体" w:hint="eastAsia"/>
          <w:sz w:val="28"/>
          <w:szCs w:val="28"/>
          <w:u w:val="single"/>
        </w:rPr>
        <w:commentReference w:id="1"/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158601C8" w14:textId="1EF97F74" w:rsidR="00E904A3" w:rsidRPr="00493185" w:rsidRDefault="00000000">
      <w:pPr>
        <w:pStyle w:val="af0"/>
        <w:ind w:left="1260" w:firstLineChars="0" w:firstLine="420"/>
        <w:rPr>
          <w:rFonts w:ascii="宋体" w:hAnsi="宋体"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姓名：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4379B7" w:rsidRPr="004379B7">
        <w:rPr>
          <w:rFonts w:ascii="宋体" w:hAnsi="宋体" w:hint="eastAsia"/>
          <w:sz w:val="28"/>
          <w:szCs w:val="28"/>
          <w:u w:val="single"/>
        </w:rPr>
        <w:t>王琨璐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7041A9"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 w:hint="eastAsia"/>
          <w:sz w:val="28"/>
          <w:szCs w:val="28"/>
        </w:rPr>
        <w:t>学号：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  <w:r w:rsidR="009B2665" w:rsidRPr="00493185">
        <w:rPr>
          <w:rFonts w:ascii="宋体" w:hAnsi="宋体" w:hint="eastAsia"/>
          <w:sz w:val="28"/>
          <w:szCs w:val="28"/>
          <w:u w:val="single"/>
        </w:rPr>
        <w:t>20242081304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50FF023D" w14:textId="5B1DBD71" w:rsidR="00E904A3" w:rsidRPr="00493185" w:rsidRDefault="00000000">
      <w:pPr>
        <w:pStyle w:val="af0"/>
        <w:ind w:left="1260" w:firstLineChars="0" w:firstLine="420"/>
        <w:rPr>
          <w:rFonts w:ascii="宋体" w:hAnsi="宋体"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姓名：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4379B7" w:rsidRPr="004379B7">
        <w:rPr>
          <w:rFonts w:ascii="宋体" w:hAnsi="宋体" w:hint="eastAsia"/>
          <w:sz w:val="28"/>
          <w:szCs w:val="28"/>
          <w:u w:val="single"/>
        </w:rPr>
        <w:t>栗元启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7041A9"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 w:hint="eastAsia"/>
          <w:sz w:val="28"/>
          <w:szCs w:val="28"/>
        </w:rPr>
        <w:t>学号：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  <w:r w:rsidR="009B2665" w:rsidRPr="00493185">
        <w:rPr>
          <w:rFonts w:ascii="宋体" w:hAnsi="宋体" w:hint="eastAsia"/>
          <w:sz w:val="28"/>
          <w:szCs w:val="28"/>
          <w:u w:val="single"/>
        </w:rPr>
        <w:t>20242081240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6205BAEB" w14:textId="3282B31A" w:rsidR="00E904A3" w:rsidRDefault="00000000">
      <w:pPr>
        <w:pStyle w:val="af0"/>
        <w:ind w:left="1260" w:firstLineChars="0" w:firstLine="420"/>
        <w:rPr>
          <w:rFonts w:ascii="宋体" w:hAnsi="宋体"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姓名：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 w:rsidR="004379B7" w:rsidRPr="004379B7">
        <w:rPr>
          <w:rFonts w:ascii="宋体" w:hAnsi="宋体" w:hint="eastAsia"/>
          <w:sz w:val="28"/>
          <w:szCs w:val="28"/>
          <w:u w:val="single"/>
        </w:rPr>
        <w:t>韩振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 w:rsidR="007041A9"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 w:hint="eastAsia"/>
          <w:sz w:val="28"/>
          <w:szCs w:val="28"/>
        </w:rPr>
        <w:t>学号：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  <w:r w:rsidR="009B2665" w:rsidRPr="00493185">
        <w:rPr>
          <w:rFonts w:ascii="宋体" w:hAnsi="宋体" w:hint="eastAsia"/>
          <w:sz w:val="28"/>
          <w:szCs w:val="28"/>
          <w:u w:val="single"/>
        </w:rPr>
        <w:t>20242081</w:t>
      </w:r>
      <w:r w:rsidR="00493185" w:rsidRPr="00493185">
        <w:rPr>
          <w:rFonts w:ascii="宋体" w:hAnsi="宋体" w:hint="eastAsia"/>
          <w:sz w:val="28"/>
          <w:szCs w:val="28"/>
          <w:u w:val="single"/>
        </w:rPr>
        <w:t>377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10E0C4A2" w14:textId="7D975AC8" w:rsidR="00E904A3" w:rsidRPr="00493185" w:rsidRDefault="00000000">
      <w:pPr>
        <w:pStyle w:val="af0"/>
        <w:ind w:left="1260" w:firstLineChars="0" w:firstLine="420"/>
        <w:rPr>
          <w:rFonts w:ascii="宋体" w:hAnsi="宋体"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姓名：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 w:rsidR="004379B7" w:rsidRPr="004379B7">
        <w:rPr>
          <w:rFonts w:ascii="宋体" w:hAnsi="宋体" w:hint="eastAsia"/>
          <w:sz w:val="28"/>
          <w:szCs w:val="28"/>
          <w:u w:val="single"/>
        </w:rPr>
        <w:t>邓单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 w:rsidR="007041A9"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 w:hint="eastAsia"/>
          <w:sz w:val="28"/>
          <w:szCs w:val="28"/>
        </w:rPr>
        <w:t>学号：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  <w:r w:rsidR="009B2665" w:rsidRPr="00493185">
        <w:rPr>
          <w:rFonts w:ascii="宋体" w:hAnsi="宋体" w:hint="eastAsia"/>
          <w:sz w:val="28"/>
          <w:szCs w:val="28"/>
          <w:u w:val="single"/>
        </w:rPr>
        <w:t>20242081040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59D635A5" w14:textId="3F716E0A" w:rsidR="005773F3" w:rsidRPr="00493185" w:rsidRDefault="005773F3" w:rsidP="005773F3">
      <w:pPr>
        <w:pStyle w:val="af0"/>
        <w:ind w:left="1260" w:firstLineChars="0" w:firstLine="420"/>
        <w:rPr>
          <w:rFonts w:ascii="宋体" w:hAnsi="宋体"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姓名：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 w:rsidR="004379B7" w:rsidRPr="004379B7">
        <w:rPr>
          <w:rFonts w:ascii="宋体" w:hAnsi="宋体" w:hint="eastAsia"/>
          <w:sz w:val="28"/>
          <w:szCs w:val="28"/>
          <w:u w:val="single"/>
        </w:rPr>
        <w:t>马玉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 w:rsidR="007041A9"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 w:hint="eastAsia"/>
          <w:sz w:val="28"/>
          <w:szCs w:val="28"/>
        </w:rPr>
        <w:t>学号：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  <w:r w:rsidR="009B2665" w:rsidRPr="00493185">
        <w:rPr>
          <w:rFonts w:ascii="宋体" w:hAnsi="宋体" w:hint="eastAsia"/>
          <w:sz w:val="28"/>
          <w:szCs w:val="28"/>
          <w:u w:val="single"/>
        </w:rPr>
        <w:t>20242081597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44AD1D20" w14:textId="289D8E86" w:rsidR="005773F3" w:rsidRPr="00493185" w:rsidRDefault="005773F3" w:rsidP="005773F3">
      <w:pPr>
        <w:pStyle w:val="af0"/>
        <w:ind w:left="1260" w:firstLineChars="0" w:firstLine="420"/>
        <w:rPr>
          <w:rFonts w:ascii="宋体" w:hAnsi="宋体"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姓名：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 w:rsidR="004379B7" w:rsidRPr="004379B7">
        <w:rPr>
          <w:rFonts w:ascii="宋体" w:hAnsi="宋体" w:hint="eastAsia"/>
          <w:sz w:val="28"/>
          <w:szCs w:val="28"/>
          <w:u w:val="single"/>
        </w:rPr>
        <w:t>陈辉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 w:rsidR="007041A9"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 w:hint="eastAsia"/>
          <w:sz w:val="28"/>
          <w:szCs w:val="28"/>
        </w:rPr>
        <w:t>学号：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  <w:r w:rsidR="009B2665" w:rsidRPr="00493185">
        <w:rPr>
          <w:rFonts w:ascii="宋体" w:hAnsi="宋体" w:hint="eastAsia"/>
          <w:sz w:val="28"/>
          <w:szCs w:val="28"/>
          <w:u w:val="single"/>
        </w:rPr>
        <w:t>20242081596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08261AAD" w14:textId="6FA85A4F" w:rsidR="005773F3" w:rsidRPr="00493185" w:rsidRDefault="005773F3" w:rsidP="005773F3">
      <w:pPr>
        <w:pStyle w:val="af0"/>
        <w:ind w:left="1260" w:firstLineChars="0" w:firstLine="420"/>
        <w:rPr>
          <w:rFonts w:ascii="宋体" w:hAnsi="宋体"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姓名：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4379B7" w:rsidRPr="004379B7">
        <w:rPr>
          <w:rFonts w:ascii="宋体" w:hAnsi="宋体" w:hint="eastAsia"/>
          <w:sz w:val="28"/>
          <w:szCs w:val="28"/>
          <w:u w:val="single"/>
        </w:rPr>
        <w:t>徐增新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7041A9"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 w:hint="eastAsia"/>
          <w:sz w:val="28"/>
          <w:szCs w:val="28"/>
        </w:rPr>
        <w:t>学号：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  <w:r w:rsidR="009B2665" w:rsidRPr="00493185">
        <w:rPr>
          <w:rFonts w:ascii="宋体" w:hAnsi="宋体" w:hint="eastAsia"/>
          <w:sz w:val="28"/>
          <w:szCs w:val="28"/>
          <w:u w:val="single"/>
        </w:rPr>
        <w:t>20242081556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7AF08AB9" w14:textId="22389492" w:rsidR="005773F3" w:rsidRPr="00493185" w:rsidRDefault="005773F3" w:rsidP="005773F3">
      <w:pPr>
        <w:pStyle w:val="af0"/>
        <w:ind w:left="1260" w:firstLineChars="0" w:firstLine="420"/>
        <w:rPr>
          <w:rFonts w:ascii="宋体" w:hAnsi="宋体"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姓名：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4379B7" w:rsidRPr="004379B7">
        <w:rPr>
          <w:rFonts w:ascii="宋体" w:hAnsi="宋体" w:hint="eastAsia"/>
          <w:sz w:val="28"/>
          <w:szCs w:val="28"/>
          <w:u w:val="single"/>
        </w:rPr>
        <w:t>仝启瀚</w:t>
      </w:r>
      <w:r w:rsidR="004379B7">
        <w:rPr>
          <w:rFonts w:ascii="宋体" w:hAnsi="宋体" w:hint="eastAsia"/>
          <w:sz w:val="28"/>
          <w:szCs w:val="28"/>
          <w:u w:val="single"/>
        </w:rPr>
        <w:t xml:space="preserve"> </w:t>
      </w:r>
      <w:r w:rsidR="007041A9"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 w:hint="eastAsia"/>
          <w:sz w:val="28"/>
          <w:szCs w:val="28"/>
        </w:rPr>
        <w:t>学号：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  <w:r w:rsidR="009B2665" w:rsidRPr="00493185">
        <w:rPr>
          <w:rFonts w:ascii="宋体" w:hAnsi="宋体" w:hint="eastAsia"/>
          <w:sz w:val="28"/>
          <w:szCs w:val="28"/>
          <w:u w:val="single"/>
        </w:rPr>
        <w:t>20242081500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1FB14F73" w14:textId="4D50722A" w:rsidR="005773F3" w:rsidRDefault="005773F3" w:rsidP="005773F3">
      <w:pPr>
        <w:pStyle w:val="af0"/>
        <w:ind w:left="1260" w:firstLineChars="0" w:firstLine="420"/>
        <w:rPr>
          <w:rFonts w:ascii="宋体" w:hAnsi="宋体"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姓名：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4379B7" w:rsidRPr="004379B7">
        <w:rPr>
          <w:rFonts w:ascii="宋体" w:hAnsi="宋体" w:hint="eastAsia"/>
          <w:sz w:val="28"/>
          <w:szCs w:val="28"/>
          <w:u w:val="single"/>
        </w:rPr>
        <w:t>方安迪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7041A9">
        <w:rPr>
          <w:rFonts w:ascii="宋体" w:hAnsi="宋体"/>
          <w:sz w:val="28"/>
          <w:szCs w:val="28"/>
          <w:u w:val="single"/>
        </w:rPr>
        <w:tab/>
      </w:r>
      <w:r>
        <w:rPr>
          <w:rFonts w:ascii="宋体" w:hAnsi="宋体" w:hint="eastAsia"/>
          <w:sz w:val="28"/>
          <w:szCs w:val="28"/>
        </w:rPr>
        <w:t>学号：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  <w:r w:rsidR="009B2665" w:rsidRPr="00493185">
        <w:rPr>
          <w:rFonts w:ascii="宋体" w:hAnsi="宋体" w:hint="eastAsia"/>
          <w:sz w:val="28"/>
          <w:szCs w:val="28"/>
          <w:u w:val="single"/>
        </w:rPr>
        <w:t>20242081048</w:t>
      </w:r>
      <w:r w:rsidR="00493185"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19E4269D" w14:textId="77777777" w:rsidR="00E904A3" w:rsidRDefault="00000000">
      <w:pPr>
        <w:pStyle w:val="af0"/>
        <w:ind w:firstLineChars="0" w:firstLine="0"/>
      </w:pPr>
      <w:r>
        <w:rPr>
          <w:rFonts w:hint="eastAsia"/>
        </w:rPr>
        <w:t xml:space="preserve">   </w:t>
      </w:r>
    </w:p>
    <w:p w14:paraId="60AA0B82" w14:textId="77777777" w:rsidR="00E904A3" w:rsidRDefault="00000000">
      <w:pPr>
        <w:pStyle w:val="af2"/>
      </w:pPr>
      <w:r>
        <w:rPr>
          <w:rFonts w:hint="eastAsia"/>
        </w:rPr>
        <w:t>大连理工大学</w:t>
      </w:r>
    </w:p>
    <w:p w14:paraId="76885616" w14:textId="77777777" w:rsidR="00E904A3" w:rsidRDefault="00000000">
      <w:pPr>
        <w:pStyle w:val="af4"/>
      </w:pPr>
      <w:r>
        <w:rPr>
          <w:rFonts w:hint="eastAsia"/>
        </w:rPr>
        <w:t>Dalian University of Technology</w:t>
      </w:r>
    </w:p>
    <w:p w14:paraId="1DE2B6FD" w14:textId="77777777" w:rsidR="00C74E11" w:rsidRDefault="009B3E35" w:rsidP="00C82EC0">
      <w:pPr>
        <w:pStyle w:val="af4"/>
        <w:rPr>
          <w:ins w:id="2" w:author="Athlon DDR3" w:date="2026-07-14T22:46:00Z" w16du:dateUtc="2026-07-14T14:46:00Z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1"/>
          <w:szCs w:val="22"/>
          <w:lang w:val="zh-CN"/>
        </w:rPr>
        <w:id w:val="1535611861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Cs/>
          <w:sz w:val="24"/>
          <w:szCs w:val="24"/>
        </w:rPr>
      </w:sdtEndPr>
      <w:sdtContent>
        <w:p w14:paraId="555D7084" w14:textId="77777777" w:rsidR="00463118" w:rsidRDefault="00463118" w:rsidP="00463118">
          <w:pPr>
            <w:pStyle w:val="TOC"/>
            <w:jc w:val="center"/>
            <w:rPr>
              <w:rFonts w:hint="eastAsia"/>
              <w:b w:val="0"/>
              <w:bCs/>
              <w:color w:val="auto"/>
              <w:lang w:val="zh-CN"/>
            </w:rPr>
          </w:pPr>
          <w:r w:rsidRPr="00E710F7">
            <w:rPr>
              <w:bCs/>
              <w:color w:val="auto"/>
              <w:lang w:val="zh-CN"/>
            </w:rPr>
            <w:t>目录</w:t>
          </w:r>
        </w:p>
        <w:p w14:paraId="1B84AC85" w14:textId="197A7890" w:rsidR="00463118" w:rsidRDefault="0046311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 w:rsidRPr="00E710F7">
            <w:rPr>
              <w:sz w:val="24"/>
              <w:szCs w:val="24"/>
            </w:rPr>
            <w:fldChar w:fldCharType="begin"/>
          </w:r>
          <w:r w:rsidRPr="00E710F7">
            <w:rPr>
              <w:sz w:val="24"/>
              <w:szCs w:val="24"/>
            </w:rPr>
            <w:instrText xml:space="preserve"> TOC \o "1-3" \h \z \u </w:instrText>
          </w:r>
          <w:r w:rsidRPr="00E710F7">
            <w:rPr>
              <w:sz w:val="24"/>
              <w:szCs w:val="24"/>
            </w:rPr>
            <w:fldChar w:fldCharType="separate"/>
          </w:r>
          <w:hyperlink w:anchor="_Toc234962226" w:history="1">
            <w:r w:rsidRPr="00FC7B72">
              <w:rPr>
                <w:rStyle w:val="af6"/>
                <w:rFonts w:hint="eastAsia"/>
                <w:noProof/>
              </w:rPr>
              <w:t>1 技术调研报告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_Toc234962226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DB25A9" w14:textId="02BDA4FB" w:rsidR="00463118" w:rsidRDefault="00463118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4962227" w:history="1">
            <w:r w:rsidRPr="00FC7B72">
              <w:rPr>
                <w:rStyle w:val="af6"/>
                <w:rFonts w:hint="eastAsia"/>
                <w:noProof/>
              </w:rPr>
              <w:t>1.1 学习总结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_Toc234962227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4098D7" w14:textId="76477B99" w:rsidR="00463118" w:rsidRDefault="0046311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4962228" w:history="1">
            <w:r w:rsidRPr="00FC7B72">
              <w:rPr>
                <w:rStyle w:val="af6"/>
                <w:rFonts w:hint="eastAsia"/>
                <w:noProof/>
              </w:rPr>
              <w:t>1.1.1 内容简介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_Toc234962228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343EC8" w14:textId="31218D23" w:rsidR="00463118" w:rsidRDefault="0046311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4962229" w:history="1">
            <w:r w:rsidRPr="00FC7B72">
              <w:rPr>
                <w:rStyle w:val="af6"/>
                <w:rFonts w:hint="eastAsia"/>
                <w:noProof/>
              </w:rPr>
              <w:t>1.1.2 难点和解决办法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_Toc234962229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594DDA" w14:textId="27F29195" w:rsidR="00463118" w:rsidRDefault="0046311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4962230" w:history="1">
            <w:r w:rsidRPr="00FC7B72">
              <w:rPr>
                <w:rStyle w:val="af6"/>
                <w:rFonts w:hint="eastAsia"/>
                <w:noProof/>
              </w:rPr>
              <w:t>1.1.3 学习案例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_Toc234962230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A42D" w14:textId="5105AF51" w:rsidR="00463118" w:rsidRDefault="0046311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4962231" w:history="1">
            <w:r w:rsidRPr="00FC7B72">
              <w:rPr>
                <w:rStyle w:val="af6"/>
                <w:noProof/>
                <w:sz w:val="24"/>
              </w:rPr>
              <w:drawing>
                <wp:inline distT="0" distB="0" distL="0" distR="0" wp14:anchorId="44CAAB9D" wp14:editId="2E2676E2">
                  <wp:extent cx="5278755" cy="1621155"/>
                  <wp:effectExtent l="0" t="0" r="0" b="0"/>
                  <wp:docPr id="3244898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755" cy="162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_Toc234962231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030F1C" w14:textId="0AFA8004" w:rsidR="00463118" w:rsidRDefault="0046311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4962232" w:history="1">
            <w:r w:rsidRPr="00FC7B72">
              <w:rPr>
                <w:rStyle w:val="af6"/>
                <w:noProof/>
                <w:sz w:val="24"/>
              </w:rPr>
              <w:drawing>
                <wp:inline distT="0" distB="0" distL="0" distR="0" wp14:anchorId="14AB9592" wp14:editId="1595B0DF">
                  <wp:extent cx="5272405" cy="1635125"/>
                  <wp:effectExtent l="0" t="0" r="0" b="0"/>
                  <wp:docPr id="17257985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163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_Toc234962232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67B149" w14:textId="75F4A9B8" w:rsidR="00463118" w:rsidRDefault="0046311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4962233" w:history="1">
            <w:r w:rsidRPr="00FC7B72">
              <w:rPr>
                <w:rStyle w:val="af6"/>
                <w:rFonts w:hint="eastAsia"/>
                <w:noProof/>
              </w:rPr>
              <w:t>3、 主要功能设计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_Toc234962233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093122" w14:textId="512B90BF" w:rsidR="00463118" w:rsidRDefault="0046311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4962234" w:history="1">
            <w:r w:rsidRPr="00FC7B72">
              <w:rPr>
                <w:rStyle w:val="af6"/>
                <w:rFonts w:hint="eastAsia"/>
                <w:noProof/>
              </w:rPr>
              <w:t>重点讲解系统具有哪些功能，画出功能框图。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_Toc234962234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AEC99A" w14:textId="775853F4" w:rsidR="00463118" w:rsidRDefault="0046311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4962235" w:history="1">
            <w:r w:rsidRPr="00FC7B72">
              <w:rPr>
                <w:rStyle w:val="af6"/>
                <w:rFonts w:hint="eastAsia"/>
                <w:noProof/>
              </w:rPr>
              <w:t>4、 主要代码设计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_Toc234962235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791A7F" w14:textId="2B9C68E8" w:rsidR="00463118" w:rsidRDefault="0046311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4962236" w:history="1">
            <w:r w:rsidRPr="00FC7B72">
              <w:rPr>
                <w:rStyle w:val="af6"/>
                <w:rFonts w:hint="eastAsia"/>
                <w:noProof/>
              </w:rPr>
              <w:t>此部分不要求贴代码，要求写出java的设计思想，比如什么地方使用了泛型集合，什么地方使用了接口，什么地方使用了公用类，怎么做的分层，描述出代码设计的精妙之处，每部分要列出主要代码，不要大量粘贴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_Toc234962236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6CCC28" w14:textId="5EFA5639" w:rsidR="00463118" w:rsidRPr="00E710F7" w:rsidRDefault="00463118" w:rsidP="00463118">
          <w:pPr>
            <w:rPr>
              <w:rFonts w:hint="eastAsia"/>
              <w:sz w:val="24"/>
            </w:rPr>
          </w:pPr>
          <w:r w:rsidRPr="00E710F7">
            <w:rPr>
              <w:b/>
              <w:bCs/>
              <w:sz w:val="24"/>
              <w:lang w:val="zh-CN"/>
            </w:rPr>
            <w:fldChar w:fldCharType="end"/>
          </w:r>
        </w:p>
      </w:sdtContent>
    </w:sdt>
    <w:p w14:paraId="08E0EDEE" w14:textId="77777777" w:rsidR="00463118" w:rsidRPr="00A15BA4" w:rsidRDefault="00463118" w:rsidP="00463118">
      <w:pPr>
        <w:jc w:val="center"/>
        <w:rPr>
          <w:sz w:val="28"/>
          <w:szCs w:val="28"/>
        </w:rPr>
      </w:pPr>
    </w:p>
    <w:p w14:paraId="38147D4E" w14:textId="77777777" w:rsidR="00463118" w:rsidRDefault="00463118" w:rsidP="00463118">
      <w:pPr>
        <w:widowControl/>
        <w:jc w:val="left"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>
        <w:br w:type="page"/>
      </w:r>
    </w:p>
    <w:p w14:paraId="6078C44C" w14:textId="41582AC5" w:rsidR="00463118" w:rsidRPr="008F5BFD" w:rsidRDefault="00463118" w:rsidP="00463118">
      <w:pPr>
        <w:pStyle w:val="1"/>
      </w:pPr>
      <w:bookmarkStart w:id="3" w:name="_Toc234962226"/>
      <w:r w:rsidRPr="009A3F56">
        <w:rPr>
          <w:rFonts w:hint="eastAsia"/>
        </w:rPr>
        <w:lastRenderedPageBreak/>
        <w:t>1</w:t>
      </w:r>
      <w:r w:rsidRPr="009A3F56">
        <w:t xml:space="preserve"> </w:t>
      </w:r>
      <w:r w:rsidRPr="009A3F56">
        <w:t>技术调研报告</w:t>
      </w:r>
      <w:bookmarkEnd w:id="3"/>
    </w:p>
    <w:p w14:paraId="140F72A6" w14:textId="77777777" w:rsidR="00463118" w:rsidRPr="00463118" w:rsidRDefault="00463118" w:rsidP="00463118">
      <w:pPr>
        <w:pStyle w:val="2"/>
      </w:pPr>
      <w:bookmarkStart w:id="4" w:name="_Toc234962227"/>
      <w:r w:rsidRPr="009A3F56">
        <w:t>1.1</w:t>
      </w:r>
      <w:r>
        <w:rPr>
          <w:rFonts w:hint="eastAsia"/>
        </w:rPr>
        <w:t xml:space="preserve"> </w:t>
      </w:r>
      <w:r w:rsidRPr="009A3F56">
        <w:t>学习总结</w:t>
      </w:r>
      <w:bookmarkEnd w:id="4"/>
    </w:p>
    <w:p w14:paraId="2FAE1862" w14:textId="77777777" w:rsidR="00463118" w:rsidRDefault="00463118" w:rsidP="00463118">
      <w:pPr>
        <w:pStyle w:val="3"/>
      </w:pPr>
      <w:bookmarkStart w:id="5" w:name="_Toc234962228"/>
      <w:r w:rsidRPr="009A3F56">
        <w:t xml:space="preserve">1.1.1 </w:t>
      </w:r>
      <w:r w:rsidRPr="009A3F56">
        <w:t>内容简介</w:t>
      </w:r>
      <w:bookmarkEnd w:id="5"/>
    </w:p>
    <w:p w14:paraId="5D8E84BF" w14:textId="77777777" w:rsidR="008419A1" w:rsidRPr="008419A1" w:rsidRDefault="008419A1" w:rsidP="008419A1">
      <w:pPr>
        <w:rPr>
          <w:rFonts w:hint="eastAsia"/>
        </w:rPr>
      </w:pPr>
    </w:p>
    <w:p w14:paraId="15DF66DE" w14:textId="77777777" w:rsidR="00463118" w:rsidRDefault="00463118" w:rsidP="00463118">
      <w:pPr>
        <w:pStyle w:val="3"/>
      </w:pPr>
      <w:bookmarkStart w:id="6" w:name="_Toc234962229"/>
      <w:r w:rsidRPr="009A3F56">
        <w:t xml:space="preserve">1.1.2 </w:t>
      </w:r>
      <w:r w:rsidRPr="009A3F56">
        <w:rPr>
          <w:rFonts w:hint="eastAsia"/>
        </w:rPr>
        <w:t>难点</w:t>
      </w:r>
      <w:r w:rsidRPr="009A3F56">
        <w:t>和解决办法</w:t>
      </w:r>
      <w:bookmarkEnd w:id="6"/>
    </w:p>
    <w:p w14:paraId="4CC62C98" w14:textId="77777777" w:rsidR="008419A1" w:rsidRPr="008419A1" w:rsidRDefault="008419A1" w:rsidP="008419A1">
      <w:pPr>
        <w:rPr>
          <w:rFonts w:hint="eastAsia"/>
        </w:rPr>
      </w:pPr>
    </w:p>
    <w:p w14:paraId="15521DB8" w14:textId="5435EBE2" w:rsidR="008419A1" w:rsidRDefault="00463118" w:rsidP="008419A1">
      <w:pPr>
        <w:pStyle w:val="3"/>
        <w:rPr>
          <w:rFonts w:hint="eastAsia"/>
        </w:rPr>
      </w:pPr>
      <w:bookmarkStart w:id="7" w:name="_Toc234962230"/>
      <w:r w:rsidRPr="009A3F56">
        <w:t xml:space="preserve">1.1.3 </w:t>
      </w:r>
      <w:bookmarkEnd w:id="7"/>
      <w:r w:rsidR="008419A1">
        <w:t>…</w:t>
      </w:r>
    </w:p>
    <w:p w14:paraId="60406798" w14:textId="77777777" w:rsidR="008419A1" w:rsidRPr="008419A1" w:rsidRDefault="008419A1" w:rsidP="008419A1">
      <w:pPr>
        <w:rPr>
          <w:rFonts w:hint="eastAsia"/>
        </w:rPr>
      </w:pPr>
    </w:p>
    <w:p w14:paraId="06B1B470" w14:textId="77C334F5" w:rsidR="00E904A3" w:rsidRPr="000B2488" w:rsidRDefault="008419A1">
      <w:pPr>
        <w:ind w:leftChars="100" w:left="210"/>
        <w:rPr>
          <w:sz w:val="24"/>
        </w:rPr>
      </w:pPr>
      <w:r>
        <w:rPr>
          <w:rFonts w:hint="eastAsia"/>
          <w:sz w:val="24"/>
        </w:rPr>
        <w:t>附图：供粘贴</w:t>
      </w:r>
    </w:p>
    <w:p w14:paraId="12AD132D" w14:textId="41926102" w:rsidR="00E904A3" w:rsidRDefault="00A02FB0" w:rsidP="00250ABB">
      <w:pPr>
        <w:rPr>
          <w:sz w:val="24"/>
        </w:rPr>
      </w:pPr>
      <w:r w:rsidRPr="004B299D">
        <w:rPr>
          <w:noProof/>
        </w:rPr>
        <w:drawing>
          <wp:inline distT="0" distB="0" distL="0" distR="0" wp14:anchorId="3CC00897" wp14:editId="5445E223">
            <wp:extent cx="5427731" cy="3389901"/>
            <wp:effectExtent l="0" t="0" r="1905" b="127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31" cy="338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Start w:id="8"/>
      <w:commentRangeEnd w:id="8"/>
      <w:r w:rsidR="00BC3E49">
        <w:rPr>
          <w:rStyle w:val="af"/>
          <w:sz w:val="24"/>
          <w:szCs w:val="24"/>
        </w:rPr>
        <w:commentReference w:id="8"/>
      </w:r>
    </w:p>
    <w:p w14:paraId="527076B3" w14:textId="28E35118" w:rsidR="00E24EA3" w:rsidRPr="00D840CB" w:rsidRDefault="00E24EA3">
      <w:pPr>
        <w:jc w:val="center"/>
        <w:rPr>
          <w:sz w:val="18"/>
          <w:szCs w:val="18"/>
          <w:rPrChange w:id="9" w:author="Athlon DDR3" w:date="2026-07-14T22:44:00Z" w16du:dateUtc="2026-07-14T14:44:00Z">
            <w:rPr>
              <w:sz w:val="24"/>
            </w:rPr>
          </w:rPrChange>
        </w:rPr>
        <w:pPrChange w:id="10" w:author="Athlon DDR3" w:date="2026-07-14T22:44:00Z" w16du:dateUtc="2026-07-14T14:44:00Z">
          <w:pPr/>
        </w:pPrChange>
      </w:pPr>
      <w:r w:rsidRPr="00D840CB">
        <w:rPr>
          <w:rFonts w:hint="eastAsia"/>
          <w:sz w:val="18"/>
          <w:szCs w:val="18"/>
          <w:rPrChange w:id="11" w:author="Athlon DDR3" w:date="2026-07-14T22:44:00Z" w16du:dateUtc="2026-07-14T14:44:00Z">
            <w:rPr>
              <w:rFonts w:hint="eastAsia"/>
              <w:sz w:val="24"/>
            </w:rPr>
          </w:rPrChange>
        </w:rPr>
        <w:t>图</w:t>
      </w:r>
      <w:r w:rsidRPr="00D840CB">
        <w:rPr>
          <w:sz w:val="18"/>
          <w:szCs w:val="18"/>
          <w:rPrChange w:id="12" w:author="Athlon DDR3" w:date="2026-07-14T22:44:00Z" w16du:dateUtc="2026-07-14T14:44:00Z">
            <w:rPr>
              <w:sz w:val="24"/>
            </w:rPr>
          </w:rPrChange>
        </w:rPr>
        <w:t>1</w:t>
      </w:r>
      <w:r w:rsidR="00063A93" w:rsidRPr="00D840CB">
        <w:rPr>
          <w:sz w:val="18"/>
          <w:szCs w:val="18"/>
          <w:rPrChange w:id="13" w:author="Athlon DDR3" w:date="2026-07-14T22:44:00Z" w16du:dateUtc="2026-07-14T14:44:00Z">
            <w:rPr>
              <w:sz w:val="24"/>
            </w:rPr>
          </w:rPrChange>
        </w:rPr>
        <w:t>.1</w:t>
      </w:r>
      <w:r w:rsidRPr="00D840CB">
        <w:rPr>
          <w:sz w:val="18"/>
          <w:szCs w:val="18"/>
          <w:rPrChange w:id="14" w:author="Athlon DDR3" w:date="2026-07-14T22:44:00Z" w16du:dateUtc="2026-07-14T14:44:00Z">
            <w:rPr>
              <w:sz w:val="24"/>
            </w:rPr>
          </w:rPrChange>
        </w:rPr>
        <w:t xml:space="preserve"> </w:t>
      </w:r>
      <w:r w:rsidRPr="00D840CB">
        <w:rPr>
          <w:rFonts w:hint="eastAsia"/>
          <w:sz w:val="18"/>
          <w:szCs w:val="18"/>
          <w:rPrChange w:id="15" w:author="Athlon DDR3" w:date="2026-07-14T22:44:00Z" w16du:dateUtc="2026-07-14T14:44:00Z">
            <w:rPr>
              <w:rFonts w:hint="eastAsia"/>
              <w:sz w:val="24"/>
            </w:rPr>
          </w:rPrChange>
        </w:rPr>
        <w:t>资产总览界面</w:t>
      </w:r>
    </w:p>
    <w:p w14:paraId="036ECC0B" w14:textId="11B41754" w:rsidR="00BC49AD" w:rsidRDefault="00BC49AD" w:rsidP="00250ABB">
      <w:pPr>
        <w:rPr>
          <w:ins w:id="16" w:author="Athlon DDR3" w:date="2026-07-14T22:44:00Z" w16du:dateUtc="2026-07-14T14:44:00Z"/>
          <w:sz w:val="24"/>
        </w:rPr>
      </w:pPr>
      <w:r>
        <w:rPr>
          <w:noProof/>
        </w:rPr>
        <w:lastRenderedPageBreak/>
        <w:drawing>
          <wp:inline distT="0" distB="0" distL="0" distR="0" wp14:anchorId="44EFB0D4" wp14:editId="79E0B01D">
            <wp:extent cx="5274310" cy="3293745"/>
            <wp:effectExtent l="0" t="0" r="2540" b="1905"/>
            <wp:docPr id="1029075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75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D588" w14:textId="3FE68C48" w:rsidR="00D840CB" w:rsidRPr="00704993" w:rsidRDefault="00D840CB" w:rsidP="00D840CB">
      <w:pPr>
        <w:jc w:val="center"/>
        <w:rPr>
          <w:ins w:id="17" w:author="Athlon DDR3" w:date="2026-07-14T22:44:00Z" w16du:dateUtc="2026-07-14T14:44:00Z"/>
          <w:sz w:val="18"/>
          <w:szCs w:val="18"/>
        </w:rPr>
      </w:pPr>
      <w:ins w:id="18" w:author="Athlon DDR3" w:date="2026-07-14T22:44:00Z" w16du:dateUtc="2026-07-14T14:44:00Z">
        <w:r w:rsidRPr="00704993">
          <w:rPr>
            <w:rFonts w:hint="eastAsia"/>
            <w:sz w:val="18"/>
            <w:szCs w:val="18"/>
          </w:rPr>
          <w:t>图</w:t>
        </w:r>
        <w:r w:rsidRPr="00704993">
          <w:rPr>
            <w:rFonts w:hint="eastAsia"/>
            <w:sz w:val="18"/>
            <w:szCs w:val="18"/>
          </w:rPr>
          <w:t>1.</w:t>
        </w:r>
        <w:r>
          <w:rPr>
            <w:rFonts w:hint="eastAsia"/>
            <w:sz w:val="18"/>
            <w:szCs w:val="18"/>
          </w:rPr>
          <w:t>2</w:t>
        </w:r>
        <w:r w:rsidRPr="00704993">
          <w:rPr>
            <w:rFonts w:hint="eastAsia"/>
            <w:sz w:val="18"/>
            <w:szCs w:val="18"/>
          </w:rPr>
          <w:t xml:space="preserve"> </w:t>
        </w:r>
        <w:r w:rsidRPr="00704993">
          <w:rPr>
            <w:rFonts w:hint="eastAsia"/>
            <w:sz w:val="18"/>
            <w:szCs w:val="18"/>
          </w:rPr>
          <w:t>资产总览界面</w:t>
        </w:r>
      </w:ins>
    </w:p>
    <w:p w14:paraId="624CD266" w14:textId="77777777" w:rsidR="00D840CB" w:rsidRDefault="00D840CB" w:rsidP="00250ABB">
      <w:pPr>
        <w:rPr>
          <w:sz w:val="24"/>
        </w:rPr>
      </w:pPr>
    </w:p>
    <w:p w14:paraId="326DDFD0" w14:textId="6BA8BDED" w:rsidR="001B05F8" w:rsidRDefault="00E24EA3" w:rsidP="00250ABB">
      <w:pPr>
        <w:rPr>
          <w:ins w:id="19" w:author="Athlon DDR3" w:date="2026-07-14T22:44:00Z" w16du:dateUtc="2026-07-14T14:44:00Z"/>
          <w:sz w:val="24"/>
        </w:rPr>
      </w:pPr>
      <w:r>
        <w:rPr>
          <w:noProof/>
        </w:rPr>
        <w:drawing>
          <wp:inline distT="0" distB="0" distL="0" distR="0" wp14:anchorId="438B1DCA" wp14:editId="11BBBC8F">
            <wp:extent cx="5274310" cy="3293745"/>
            <wp:effectExtent l="0" t="0" r="2540" b="1905"/>
            <wp:docPr id="430172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72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1D3E" w14:textId="6A8A6396" w:rsidR="00D840CB" w:rsidRPr="00704993" w:rsidRDefault="00D840CB" w:rsidP="00D840CB">
      <w:pPr>
        <w:jc w:val="center"/>
        <w:rPr>
          <w:ins w:id="20" w:author="Athlon DDR3" w:date="2026-07-14T22:44:00Z" w16du:dateUtc="2026-07-14T14:44:00Z"/>
          <w:sz w:val="18"/>
          <w:szCs w:val="18"/>
        </w:rPr>
      </w:pPr>
      <w:ins w:id="21" w:author="Athlon DDR3" w:date="2026-07-14T22:44:00Z" w16du:dateUtc="2026-07-14T14:44:00Z">
        <w:r w:rsidRPr="00704993">
          <w:rPr>
            <w:rFonts w:hint="eastAsia"/>
            <w:sz w:val="18"/>
            <w:szCs w:val="18"/>
          </w:rPr>
          <w:t>图</w:t>
        </w:r>
        <w:r w:rsidRPr="00704993">
          <w:rPr>
            <w:rFonts w:hint="eastAsia"/>
            <w:sz w:val="18"/>
            <w:szCs w:val="18"/>
          </w:rPr>
          <w:t>1.</w:t>
        </w:r>
        <w:r>
          <w:rPr>
            <w:rFonts w:hint="eastAsia"/>
            <w:sz w:val="18"/>
            <w:szCs w:val="18"/>
          </w:rPr>
          <w:t>3</w:t>
        </w:r>
        <w:r w:rsidRPr="00704993">
          <w:rPr>
            <w:rFonts w:hint="eastAsia"/>
            <w:sz w:val="18"/>
            <w:szCs w:val="18"/>
          </w:rPr>
          <w:t xml:space="preserve"> </w:t>
        </w:r>
        <w:r>
          <w:rPr>
            <w:rFonts w:hint="eastAsia"/>
            <w:sz w:val="18"/>
            <w:szCs w:val="18"/>
          </w:rPr>
          <w:t>楼盘资产档案</w:t>
        </w:r>
      </w:ins>
      <w:ins w:id="22" w:author="Athlon DDR3" w:date="2026-07-14T22:45:00Z" w16du:dateUtc="2026-07-14T14:45:00Z">
        <w:r w:rsidR="008A5E84">
          <w:rPr>
            <w:rFonts w:hint="eastAsia"/>
            <w:sz w:val="18"/>
            <w:szCs w:val="18"/>
          </w:rPr>
          <w:t>界面</w:t>
        </w:r>
      </w:ins>
    </w:p>
    <w:p w14:paraId="6645F8FD" w14:textId="1C5601E1" w:rsidR="00D840CB" w:rsidRDefault="00D840CB" w:rsidP="00250ABB">
      <w:pPr>
        <w:rPr>
          <w:ins w:id="23" w:author="Athlon DDR3" w:date="2026-07-14T22:45:00Z" w16du:dateUtc="2026-07-14T14:45:00Z"/>
          <w:sz w:val="24"/>
        </w:rPr>
      </w:pPr>
      <w:ins w:id="24" w:author="Athlon DDR3" w:date="2026-07-14T22:44:00Z" w16du:dateUtc="2026-07-14T14:44:00Z">
        <w:r>
          <w:rPr>
            <w:noProof/>
          </w:rPr>
          <w:lastRenderedPageBreak/>
          <w:drawing>
            <wp:inline distT="0" distB="0" distL="0" distR="0" wp14:anchorId="2A92E656" wp14:editId="11C0C714">
              <wp:extent cx="5274310" cy="3293745"/>
              <wp:effectExtent l="0" t="0" r="2540" b="1905"/>
              <wp:docPr id="1387021282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87021282" name="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310" cy="32937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08F4E6D" w14:textId="361D19DE" w:rsidR="00D840CB" w:rsidRPr="00704993" w:rsidRDefault="00D840CB" w:rsidP="00D840CB">
      <w:pPr>
        <w:jc w:val="center"/>
        <w:rPr>
          <w:ins w:id="25" w:author="Athlon DDR3" w:date="2026-07-14T22:45:00Z" w16du:dateUtc="2026-07-14T14:45:00Z"/>
          <w:sz w:val="18"/>
          <w:szCs w:val="18"/>
        </w:rPr>
      </w:pPr>
      <w:ins w:id="26" w:author="Athlon DDR3" w:date="2026-07-14T22:45:00Z" w16du:dateUtc="2026-07-14T14:45:00Z">
        <w:r w:rsidRPr="00704993">
          <w:rPr>
            <w:rFonts w:hint="eastAsia"/>
            <w:sz w:val="18"/>
            <w:szCs w:val="18"/>
          </w:rPr>
          <w:t>图</w:t>
        </w:r>
        <w:r w:rsidRPr="00704993">
          <w:rPr>
            <w:rFonts w:hint="eastAsia"/>
            <w:sz w:val="18"/>
            <w:szCs w:val="18"/>
          </w:rPr>
          <w:t>1.</w:t>
        </w:r>
        <w:r>
          <w:rPr>
            <w:rFonts w:hint="eastAsia"/>
            <w:sz w:val="18"/>
            <w:szCs w:val="18"/>
          </w:rPr>
          <w:t>4</w:t>
        </w:r>
        <w:r w:rsidRPr="00704993">
          <w:rPr>
            <w:rFonts w:hint="eastAsia"/>
            <w:sz w:val="18"/>
            <w:szCs w:val="18"/>
          </w:rPr>
          <w:t xml:space="preserve"> </w:t>
        </w:r>
        <w:r>
          <w:rPr>
            <w:rFonts w:hint="eastAsia"/>
            <w:sz w:val="18"/>
            <w:szCs w:val="18"/>
          </w:rPr>
          <w:t>楼盘资产档案</w:t>
        </w:r>
        <w:r w:rsidR="008A5E84">
          <w:rPr>
            <w:rFonts w:hint="eastAsia"/>
            <w:sz w:val="18"/>
            <w:szCs w:val="18"/>
          </w:rPr>
          <w:t>界面</w:t>
        </w:r>
      </w:ins>
    </w:p>
    <w:p w14:paraId="5A642C52" w14:textId="21472E6F" w:rsidR="008A5E84" w:rsidRDefault="008A5E84" w:rsidP="00250ABB">
      <w:pPr>
        <w:rPr>
          <w:ins w:id="27" w:author="Athlon DDR3" w:date="2026-07-14T22:45:00Z" w16du:dateUtc="2026-07-14T14:45:00Z"/>
          <w:sz w:val="24"/>
        </w:rPr>
      </w:pPr>
      <w:ins w:id="28" w:author="Athlon DDR3" w:date="2026-07-14T22:45:00Z" w16du:dateUtc="2026-07-14T14:45:00Z">
        <w:r>
          <w:rPr>
            <w:noProof/>
          </w:rPr>
          <w:drawing>
            <wp:inline distT="0" distB="0" distL="0" distR="0" wp14:anchorId="5A0AAA04" wp14:editId="647AE112">
              <wp:extent cx="5274310" cy="3039745"/>
              <wp:effectExtent l="0" t="0" r="2540" b="8255"/>
              <wp:docPr id="553084129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53084129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310" cy="30397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48DF4F1" w14:textId="4AF3F006" w:rsidR="008A5E84" w:rsidRPr="00704993" w:rsidRDefault="008A5E84" w:rsidP="00C74E11">
      <w:pPr>
        <w:jc w:val="center"/>
        <w:rPr>
          <w:ins w:id="29" w:author="Athlon DDR3" w:date="2026-07-14T22:45:00Z" w16du:dateUtc="2026-07-14T14:45:00Z"/>
          <w:sz w:val="18"/>
          <w:szCs w:val="18"/>
        </w:rPr>
      </w:pPr>
      <w:ins w:id="30" w:author="Athlon DDR3" w:date="2026-07-14T22:45:00Z" w16du:dateUtc="2026-07-14T14:45:00Z">
        <w:r w:rsidRPr="00704993">
          <w:rPr>
            <w:rFonts w:hint="eastAsia"/>
            <w:sz w:val="18"/>
            <w:szCs w:val="18"/>
          </w:rPr>
          <w:t>图</w:t>
        </w:r>
        <w:r w:rsidRPr="00704993">
          <w:rPr>
            <w:rFonts w:hint="eastAsia"/>
            <w:sz w:val="18"/>
            <w:szCs w:val="18"/>
          </w:rPr>
          <w:t>1.</w:t>
        </w:r>
        <w:r>
          <w:rPr>
            <w:rFonts w:hint="eastAsia"/>
            <w:sz w:val="18"/>
            <w:szCs w:val="18"/>
          </w:rPr>
          <w:t>5</w:t>
        </w:r>
        <w:r w:rsidRPr="00704993">
          <w:rPr>
            <w:rFonts w:hint="eastAsia"/>
            <w:sz w:val="18"/>
            <w:szCs w:val="18"/>
          </w:rPr>
          <w:t xml:space="preserve"> </w:t>
        </w:r>
        <w:r>
          <w:rPr>
            <w:rFonts w:hint="eastAsia"/>
            <w:sz w:val="18"/>
            <w:szCs w:val="18"/>
          </w:rPr>
          <w:t>成交工作台界面</w:t>
        </w:r>
      </w:ins>
    </w:p>
    <w:p w14:paraId="3C8B3B97" w14:textId="04E82CA9" w:rsidR="008A5E84" w:rsidRDefault="007B5854" w:rsidP="00250ABB">
      <w:pPr>
        <w:rPr>
          <w:ins w:id="31" w:author="Athlon DDR3" w:date="2026-07-14T22:45:00Z" w16du:dateUtc="2026-07-14T14:45:00Z"/>
          <w:sz w:val="24"/>
        </w:rPr>
      </w:pPr>
      <w:ins w:id="32" w:author="Athlon DDR3" w:date="2026-07-14T22:45:00Z" w16du:dateUtc="2026-07-14T14:45:00Z">
        <w:r>
          <w:rPr>
            <w:noProof/>
          </w:rPr>
          <w:lastRenderedPageBreak/>
          <w:drawing>
            <wp:inline distT="0" distB="0" distL="0" distR="0" wp14:anchorId="5A06092A" wp14:editId="740E01A4">
              <wp:extent cx="5274310" cy="3039745"/>
              <wp:effectExtent l="0" t="0" r="2540" b="8255"/>
              <wp:docPr id="119427016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9427016" name="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310" cy="30397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50E891A" w14:textId="67423172" w:rsidR="007B5854" w:rsidRPr="007B5854" w:rsidDel="007B5854" w:rsidRDefault="007B5854">
      <w:pPr>
        <w:jc w:val="center"/>
        <w:rPr>
          <w:del w:id="33" w:author="Athlon DDR3" w:date="2026-07-14T22:46:00Z" w16du:dateUtc="2026-07-14T14:46:00Z"/>
          <w:sz w:val="18"/>
          <w:szCs w:val="18"/>
          <w:rPrChange w:id="34" w:author="Athlon DDR3" w:date="2026-07-14T22:46:00Z" w16du:dateUtc="2026-07-14T14:46:00Z">
            <w:rPr>
              <w:del w:id="35" w:author="Athlon DDR3" w:date="2026-07-14T22:46:00Z" w16du:dateUtc="2026-07-14T14:46:00Z"/>
              <w:sz w:val="24"/>
            </w:rPr>
          </w:rPrChange>
        </w:rPr>
        <w:pPrChange w:id="36" w:author="Athlon DDR3" w:date="2026-07-14T22:46:00Z" w16du:dateUtc="2026-07-14T14:46:00Z">
          <w:pPr/>
        </w:pPrChange>
      </w:pPr>
      <w:ins w:id="37" w:author="Athlon DDR3" w:date="2026-07-14T22:46:00Z" w16du:dateUtc="2026-07-14T14:46:00Z">
        <w:r w:rsidRPr="00704993">
          <w:rPr>
            <w:rFonts w:hint="eastAsia"/>
            <w:sz w:val="18"/>
            <w:szCs w:val="18"/>
          </w:rPr>
          <w:t>图</w:t>
        </w:r>
        <w:r w:rsidRPr="00704993">
          <w:rPr>
            <w:rFonts w:hint="eastAsia"/>
            <w:sz w:val="18"/>
            <w:szCs w:val="18"/>
          </w:rPr>
          <w:t>1.</w:t>
        </w:r>
        <w:r>
          <w:rPr>
            <w:rFonts w:hint="eastAsia"/>
            <w:sz w:val="18"/>
            <w:szCs w:val="18"/>
          </w:rPr>
          <w:t>5</w:t>
        </w:r>
        <w:r w:rsidRPr="00704993">
          <w:rPr>
            <w:rFonts w:hint="eastAsia"/>
            <w:sz w:val="18"/>
            <w:szCs w:val="18"/>
          </w:rPr>
          <w:t xml:space="preserve"> </w:t>
        </w:r>
        <w:r>
          <w:rPr>
            <w:rFonts w:hint="eastAsia"/>
            <w:sz w:val="18"/>
            <w:szCs w:val="18"/>
          </w:rPr>
          <w:t>成交记录界面</w:t>
        </w:r>
      </w:ins>
    </w:p>
    <w:p w14:paraId="14C56AA9" w14:textId="2B8A90C3" w:rsidR="00E904A3" w:rsidRPr="00463118" w:rsidRDefault="00000000">
      <w:pPr>
        <w:rPr>
          <w:sz w:val="24"/>
        </w:rPr>
      </w:pPr>
      <w:r w:rsidRPr="00463118">
        <w:rPr>
          <w:rFonts w:hint="eastAsia"/>
          <w:sz w:val="24"/>
        </w:rPr>
        <w:t>团队分工</w:t>
      </w:r>
    </w:p>
    <w:p w14:paraId="06E681D1" w14:textId="22C8FE27" w:rsidR="00D84D40" w:rsidRPr="00463118" w:rsidRDefault="00D84D40">
      <w:pPr>
        <w:rPr>
          <w:sz w:val="24"/>
        </w:rPr>
      </w:pPr>
      <w:r w:rsidRPr="00463118">
        <w:rPr>
          <w:sz w:val="24"/>
        </w:rPr>
        <w:t>组长：</w:t>
      </w:r>
    </w:p>
    <w:p w14:paraId="6C0DF076" w14:textId="075EBDE8" w:rsidR="00D84D40" w:rsidRPr="00463118" w:rsidRDefault="00D84D40" w:rsidP="00D84D40">
      <w:pPr>
        <w:ind w:leftChars="202" w:left="1233" w:hangingChars="337" w:hanging="809"/>
        <w:rPr>
          <w:sz w:val="24"/>
        </w:rPr>
      </w:pPr>
      <w:r w:rsidRPr="00463118">
        <w:rPr>
          <w:sz w:val="24"/>
        </w:rPr>
        <w:t>赵晟闻：下发分工任务，负责答辩，对齐各组进度，</w:t>
      </w:r>
      <w:r w:rsidR="00261382" w:rsidRPr="00463118">
        <w:rPr>
          <w:rFonts w:hint="eastAsia"/>
          <w:sz w:val="24"/>
        </w:rPr>
        <w:t>初步起草大作业文档内容，</w:t>
      </w:r>
      <w:r w:rsidRPr="00463118">
        <w:rPr>
          <w:sz w:val="24"/>
        </w:rPr>
        <w:t>指导</w:t>
      </w:r>
      <w:r w:rsidR="00261382" w:rsidRPr="00463118">
        <w:rPr>
          <w:rFonts w:hint="eastAsia"/>
          <w:sz w:val="24"/>
        </w:rPr>
        <w:t>同学</w:t>
      </w:r>
      <w:r w:rsidRPr="00463118">
        <w:rPr>
          <w:rFonts w:hint="eastAsia"/>
          <w:sz w:val="24"/>
        </w:rPr>
        <w:t>git</w:t>
      </w:r>
      <w:r w:rsidRPr="00463118">
        <w:rPr>
          <w:sz w:val="24"/>
        </w:rPr>
        <w:t>使用</w:t>
      </w:r>
      <w:r w:rsidR="00261382" w:rsidRPr="00463118">
        <w:rPr>
          <w:rFonts w:hint="eastAsia"/>
          <w:sz w:val="24"/>
        </w:rPr>
        <w:t>，适配前端</w:t>
      </w:r>
      <w:r w:rsidR="00261382" w:rsidRPr="00463118">
        <w:rPr>
          <w:rFonts w:hint="eastAsia"/>
          <w:sz w:val="24"/>
        </w:rPr>
        <w:t>/</w:t>
      </w:r>
      <w:r w:rsidR="00261382" w:rsidRPr="00463118">
        <w:rPr>
          <w:rFonts w:hint="eastAsia"/>
          <w:sz w:val="24"/>
        </w:rPr>
        <w:t>控制台后端本地回环交互，适配前后端上线内网穿透</w:t>
      </w:r>
      <w:r w:rsidRPr="00463118">
        <w:rPr>
          <w:sz w:val="24"/>
        </w:rPr>
        <w:t>；</w:t>
      </w:r>
    </w:p>
    <w:p w14:paraId="5F22FEDB" w14:textId="5113CE2D" w:rsidR="00D84D40" w:rsidRPr="00463118" w:rsidRDefault="00D84D40" w:rsidP="00D84D40">
      <w:pPr>
        <w:rPr>
          <w:sz w:val="24"/>
        </w:rPr>
      </w:pPr>
      <w:r w:rsidRPr="00463118">
        <w:rPr>
          <w:sz w:val="24"/>
        </w:rPr>
        <w:t>技术组：</w:t>
      </w:r>
    </w:p>
    <w:p w14:paraId="151F6086" w14:textId="77777777" w:rsidR="00D84D40" w:rsidRPr="00463118" w:rsidRDefault="0031227A" w:rsidP="0031227A">
      <w:pPr>
        <w:ind w:leftChars="202" w:left="1233" w:hangingChars="337" w:hanging="809"/>
        <w:rPr>
          <w:sz w:val="24"/>
        </w:rPr>
      </w:pPr>
      <w:r w:rsidRPr="00463118">
        <w:rPr>
          <w:rFonts w:hint="eastAsia"/>
          <w:sz w:val="24"/>
        </w:rPr>
        <w:t>陈辉：负责数据持久化底座，完成实体与</w:t>
      </w:r>
      <w:r w:rsidRPr="00463118">
        <w:rPr>
          <w:rFonts w:hint="eastAsia"/>
          <w:sz w:val="24"/>
        </w:rPr>
        <w:t>Dao</w:t>
      </w:r>
      <w:r w:rsidRPr="00463118">
        <w:rPr>
          <w:rFonts w:hint="eastAsia"/>
          <w:sz w:val="24"/>
        </w:rPr>
        <w:t>、连接配置及主键工具，保证</w:t>
      </w:r>
      <w:r w:rsidRPr="00463118">
        <w:rPr>
          <w:rFonts w:hint="eastAsia"/>
          <w:sz w:val="24"/>
        </w:rPr>
        <w:t xml:space="preserve"> JDBC/PreparedStatement </w:t>
      </w:r>
      <w:r w:rsidRPr="00463118">
        <w:rPr>
          <w:rFonts w:hint="eastAsia"/>
          <w:sz w:val="24"/>
        </w:rPr>
        <w:t>与表约束落地，并使用码道智能体完成前端适配；</w:t>
      </w:r>
    </w:p>
    <w:p w14:paraId="5D1AB5FF" w14:textId="77777777" w:rsidR="00D84D40" w:rsidRPr="00463118" w:rsidRDefault="0031227A" w:rsidP="0031227A">
      <w:pPr>
        <w:ind w:leftChars="202" w:left="1233" w:hangingChars="337" w:hanging="809"/>
        <w:rPr>
          <w:sz w:val="24"/>
        </w:rPr>
      </w:pPr>
      <w:r w:rsidRPr="00463118">
        <w:rPr>
          <w:rFonts w:hint="eastAsia"/>
          <w:sz w:val="24"/>
        </w:rPr>
        <w:t>邓单：负责业务规则与折扣策略，实现查询与购买事务，使“计价</w:t>
      </w:r>
      <w:r w:rsidRPr="00463118">
        <w:rPr>
          <w:rFonts w:hint="eastAsia"/>
          <w:sz w:val="24"/>
        </w:rPr>
        <w:t xml:space="preserve"> + </w:t>
      </w:r>
      <w:r w:rsidRPr="00463118">
        <w:rPr>
          <w:rFonts w:hint="eastAsia"/>
          <w:sz w:val="24"/>
        </w:rPr>
        <w:t>成交落库”试、可演示；</w:t>
      </w:r>
    </w:p>
    <w:p w14:paraId="5A9C28DE" w14:textId="00C10389" w:rsidR="0031227A" w:rsidRPr="00463118" w:rsidRDefault="0031227A" w:rsidP="0031227A">
      <w:pPr>
        <w:ind w:leftChars="202" w:left="1233" w:hangingChars="337" w:hanging="809"/>
        <w:rPr>
          <w:sz w:val="24"/>
        </w:rPr>
      </w:pPr>
      <w:r w:rsidRPr="00463118">
        <w:rPr>
          <w:rFonts w:hint="eastAsia"/>
          <w:sz w:val="24"/>
        </w:rPr>
        <w:t>马玉：负责控制台交互，完成菜单编排与输入工具类，使评委无需懂</w:t>
      </w:r>
      <w:r w:rsidRPr="00463118">
        <w:rPr>
          <w:rFonts w:hint="eastAsia"/>
          <w:sz w:val="24"/>
        </w:rPr>
        <w:t xml:space="preserve"> Maven </w:t>
      </w:r>
      <w:r w:rsidRPr="00463118">
        <w:rPr>
          <w:rFonts w:hint="eastAsia"/>
          <w:sz w:val="24"/>
        </w:rPr>
        <w:t>细节即可走完核心业务</w:t>
      </w:r>
      <w:r w:rsidR="00FB14AB" w:rsidRPr="00463118">
        <w:rPr>
          <w:rFonts w:hint="eastAsia"/>
          <w:sz w:val="24"/>
        </w:rPr>
        <w:t>。</w:t>
      </w:r>
    </w:p>
    <w:p w14:paraId="2496EC9A" w14:textId="1E9B6131" w:rsidR="00D84D40" w:rsidRPr="00463118" w:rsidRDefault="00D84D40" w:rsidP="00D84D40">
      <w:pPr>
        <w:rPr>
          <w:sz w:val="24"/>
        </w:rPr>
      </w:pPr>
      <w:r w:rsidRPr="00463118">
        <w:rPr>
          <w:sz w:val="24"/>
        </w:rPr>
        <w:t>文档组：</w:t>
      </w:r>
    </w:p>
    <w:p w14:paraId="49E21F55" w14:textId="0A28EF77" w:rsidR="00923A45" w:rsidRPr="00463118" w:rsidRDefault="00923A45" w:rsidP="00B47B52">
      <w:pPr>
        <w:ind w:leftChars="203" w:left="1228" w:hangingChars="334" w:hanging="802"/>
        <w:rPr>
          <w:sz w:val="24"/>
        </w:rPr>
      </w:pPr>
      <w:r w:rsidRPr="00463118">
        <w:rPr>
          <w:rFonts w:hint="eastAsia"/>
          <w:sz w:val="24"/>
        </w:rPr>
        <w:t>徐增新：</w:t>
      </w:r>
      <w:r w:rsidR="00B47B52" w:rsidRPr="00463118">
        <w:rPr>
          <w:rFonts w:hint="eastAsia"/>
          <w:sz w:val="24"/>
        </w:rPr>
        <w:t>统筹需求</w:t>
      </w:r>
      <w:r w:rsidR="00B47B52" w:rsidRPr="00463118">
        <w:rPr>
          <w:rFonts w:hint="eastAsia"/>
          <w:sz w:val="24"/>
        </w:rPr>
        <w:t>/</w:t>
      </w:r>
      <w:r w:rsidR="00B47B52" w:rsidRPr="00463118">
        <w:rPr>
          <w:rFonts w:hint="eastAsia"/>
          <w:sz w:val="24"/>
        </w:rPr>
        <w:t>设计</w:t>
      </w:r>
      <w:r w:rsidR="00B47B52" w:rsidRPr="00463118">
        <w:rPr>
          <w:rFonts w:hint="eastAsia"/>
          <w:sz w:val="24"/>
        </w:rPr>
        <w:t>/</w:t>
      </w:r>
      <w:r w:rsidR="00B47B52" w:rsidRPr="00463118">
        <w:rPr>
          <w:rFonts w:hint="eastAsia"/>
          <w:sz w:val="24"/>
        </w:rPr>
        <w:t>测试</w:t>
      </w:r>
      <w:r w:rsidR="00B47B52" w:rsidRPr="00463118">
        <w:rPr>
          <w:rFonts w:hint="eastAsia"/>
          <w:sz w:val="24"/>
        </w:rPr>
        <w:t>/</w:t>
      </w:r>
      <w:r w:rsidR="00B47B52" w:rsidRPr="00463118">
        <w:rPr>
          <w:rFonts w:hint="eastAsia"/>
          <w:sz w:val="24"/>
        </w:rPr>
        <w:t>手册，并完成符合模板的《大作业报告》统稿与图表占位</w:t>
      </w:r>
      <w:r w:rsidR="00FB14AB" w:rsidRPr="00463118">
        <w:rPr>
          <w:rFonts w:hint="eastAsia"/>
          <w:sz w:val="24"/>
        </w:rPr>
        <w:t>；</w:t>
      </w:r>
    </w:p>
    <w:p w14:paraId="39828159" w14:textId="1EF24467" w:rsidR="00923A45" w:rsidRPr="00463118" w:rsidRDefault="00923A45" w:rsidP="00923A45">
      <w:pPr>
        <w:ind w:firstLineChars="201" w:firstLine="482"/>
        <w:rPr>
          <w:sz w:val="24"/>
        </w:rPr>
      </w:pPr>
      <w:r w:rsidRPr="00463118">
        <w:rPr>
          <w:rFonts w:hint="eastAsia"/>
          <w:sz w:val="24"/>
        </w:rPr>
        <w:t>韩振：</w:t>
      </w:r>
      <w:r w:rsidR="00B47B52" w:rsidRPr="00463118">
        <w:rPr>
          <w:rFonts w:hint="eastAsia"/>
          <w:sz w:val="24"/>
        </w:rPr>
        <w:t>统筹需求</w:t>
      </w:r>
      <w:r w:rsidR="00B47B52" w:rsidRPr="00463118">
        <w:rPr>
          <w:rFonts w:hint="eastAsia"/>
          <w:sz w:val="24"/>
        </w:rPr>
        <w:t>/</w:t>
      </w:r>
      <w:r w:rsidR="00B47B52" w:rsidRPr="00463118">
        <w:rPr>
          <w:rFonts w:hint="eastAsia"/>
          <w:sz w:val="24"/>
        </w:rPr>
        <w:t>设计</w:t>
      </w:r>
      <w:r w:rsidR="00B47B52" w:rsidRPr="00463118">
        <w:rPr>
          <w:rFonts w:hint="eastAsia"/>
          <w:sz w:val="24"/>
        </w:rPr>
        <w:t>/</w:t>
      </w:r>
      <w:r w:rsidR="00B47B52" w:rsidRPr="00463118">
        <w:rPr>
          <w:rFonts w:hint="eastAsia"/>
          <w:sz w:val="24"/>
        </w:rPr>
        <w:t>测试</w:t>
      </w:r>
      <w:r w:rsidR="00B47B52" w:rsidRPr="00463118">
        <w:rPr>
          <w:rFonts w:hint="eastAsia"/>
          <w:sz w:val="24"/>
        </w:rPr>
        <w:t>/</w:t>
      </w:r>
      <w:r w:rsidR="00B47B52" w:rsidRPr="00463118">
        <w:rPr>
          <w:rFonts w:hint="eastAsia"/>
          <w:sz w:val="24"/>
        </w:rPr>
        <w:t>手册，并完成符合模板的《大作业报告》统稿与图表占位</w:t>
      </w:r>
      <w:r w:rsidR="00FB14AB" w:rsidRPr="00463118">
        <w:rPr>
          <w:rFonts w:hint="eastAsia"/>
          <w:sz w:val="24"/>
        </w:rPr>
        <w:t>；</w:t>
      </w:r>
    </w:p>
    <w:p w14:paraId="2442893F" w14:textId="15DC98A3" w:rsidR="00923A45" w:rsidRPr="00463118" w:rsidRDefault="00D84D40" w:rsidP="0031227A">
      <w:pPr>
        <w:ind w:leftChars="202" w:left="1233" w:hangingChars="337" w:hanging="809"/>
        <w:rPr>
          <w:sz w:val="24"/>
        </w:rPr>
      </w:pPr>
      <w:r w:rsidRPr="00463118">
        <w:rPr>
          <w:rFonts w:hint="eastAsia"/>
          <w:sz w:val="24"/>
        </w:rPr>
        <w:t>仝启瀚</w:t>
      </w:r>
      <w:r w:rsidR="0031227A" w:rsidRPr="00463118">
        <w:rPr>
          <w:rFonts w:hint="eastAsia"/>
          <w:sz w:val="24"/>
        </w:rPr>
        <w:t>：统筹需求</w:t>
      </w:r>
      <w:r w:rsidR="0031227A" w:rsidRPr="00463118">
        <w:rPr>
          <w:rFonts w:hint="eastAsia"/>
          <w:sz w:val="24"/>
        </w:rPr>
        <w:t>/</w:t>
      </w:r>
      <w:r w:rsidR="0031227A" w:rsidRPr="00463118">
        <w:rPr>
          <w:rFonts w:hint="eastAsia"/>
          <w:sz w:val="24"/>
        </w:rPr>
        <w:t>设计</w:t>
      </w:r>
      <w:r w:rsidR="0031227A" w:rsidRPr="00463118">
        <w:rPr>
          <w:rFonts w:hint="eastAsia"/>
          <w:sz w:val="24"/>
        </w:rPr>
        <w:t>/</w:t>
      </w:r>
      <w:r w:rsidR="0031227A" w:rsidRPr="00463118">
        <w:rPr>
          <w:rFonts w:hint="eastAsia"/>
          <w:sz w:val="24"/>
        </w:rPr>
        <w:t>测试</w:t>
      </w:r>
      <w:r w:rsidR="0031227A" w:rsidRPr="00463118">
        <w:rPr>
          <w:rFonts w:hint="eastAsia"/>
          <w:sz w:val="24"/>
        </w:rPr>
        <w:t>/</w:t>
      </w:r>
      <w:r w:rsidR="0031227A" w:rsidRPr="00463118">
        <w:rPr>
          <w:rFonts w:hint="eastAsia"/>
          <w:sz w:val="24"/>
        </w:rPr>
        <w:t>手册，并完成符合模板的《大作业报告》统稿与图表占位。</w:t>
      </w:r>
    </w:p>
    <w:p w14:paraId="47E9EEA0" w14:textId="32A42104" w:rsidR="00B47B52" w:rsidRPr="00463118" w:rsidRDefault="00B47B52" w:rsidP="00B47B52">
      <w:pPr>
        <w:ind w:firstLine="2"/>
        <w:rPr>
          <w:sz w:val="24"/>
        </w:rPr>
      </w:pPr>
      <w:r w:rsidRPr="00463118">
        <w:rPr>
          <w:rFonts w:hint="eastAsia"/>
          <w:sz w:val="24"/>
        </w:rPr>
        <w:t>PPT</w:t>
      </w:r>
      <w:r w:rsidRPr="00463118">
        <w:rPr>
          <w:rFonts w:hint="eastAsia"/>
          <w:sz w:val="24"/>
        </w:rPr>
        <w:t>组：</w:t>
      </w:r>
    </w:p>
    <w:p w14:paraId="413E8385" w14:textId="4312F7E7" w:rsidR="00E904A3" w:rsidRPr="00463118" w:rsidRDefault="00B47B52" w:rsidP="004B7994">
      <w:pPr>
        <w:ind w:leftChars="202" w:left="424" w:firstLine="2"/>
        <w:rPr>
          <w:color w:val="000000" w:themeColor="text1"/>
          <w:sz w:val="24"/>
        </w:rPr>
      </w:pPr>
      <w:r w:rsidRPr="00463118">
        <w:rPr>
          <w:rFonts w:hint="eastAsia"/>
          <w:color w:val="000000" w:themeColor="text1"/>
          <w:sz w:val="24"/>
        </w:rPr>
        <w:t>王琨璐：制作</w:t>
      </w:r>
      <w:r w:rsidRPr="00463118">
        <w:rPr>
          <w:rFonts w:hint="eastAsia"/>
          <w:color w:val="000000" w:themeColor="text1"/>
          <w:sz w:val="24"/>
        </w:rPr>
        <w:t>PPT</w:t>
      </w:r>
      <w:r w:rsidRPr="00463118">
        <w:rPr>
          <w:rFonts w:hint="eastAsia"/>
          <w:color w:val="000000"/>
          <w:sz w:val="24"/>
        </w:rPr>
        <w:t>框架与</w:t>
      </w:r>
      <w:r w:rsidRPr="00463118">
        <w:rPr>
          <w:rFonts w:hint="eastAsia"/>
          <w:color w:val="000000" w:themeColor="text1"/>
          <w:sz w:val="24"/>
        </w:rPr>
        <w:t>模板；</w:t>
      </w:r>
    </w:p>
    <w:p w14:paraId="07A813F5" w14:textId="0B9D3266" w:rsidR="00B47B52" w:rsidRPr="00463118" w:rsidRDefault="00B47B52" w:rsidP="004B7994">
      <w:pPr>
        <w:ind w:leftChars="202" w:left="424"/>
        <w:rPr>
          <w:color w:val="000000" w:themeColor="text1"/>
          <w:sz w:val="24"/>
        </w:rPr>
      </w:pPr>
      <w:r w:rsidRPr="00463118">
        <w:rPr>
          <w:rFonts w:hint="eastAsia"/>
          <w:color w:val="000000" w:themeColor="text1"/>
          <w:sz w:val="24"/>
        </w:rPr>
        <w:t>栗元启：制作</w:t>
      </w:r>
      <w:r w:rsidRPr="00463118">
        <w:rPr>
          <w:rFonts w:hint="eastAsia"/>
          <w:color w:val="000000" w:themeColor="text1"/>
          <w:sz w:val="24"/>
        </w:rPr>
        <w:t>PPT</w:t>
      </w:r>
      <w:r w:rsidRPr="00463118">
        <w:rPr>
          <w:rFonts w:hint="eastAsia"/>
          <w:color w:val="000000" w:themeColor="text1"/>
          <w:sz w:val="24"/>
        </w:rPr>
        <w:t>图标、矢量图位图展示；</w:t>
      </w:r>
    </w:p>
    <w:p w14:paraId="477D65BB" w14:textId="5492E74B" w:rsidR="00B47B52" w:rsidRPr="00463118" w:rsidRDefault="00B47B52" w:rsidP="004B7994">
      <w:pPr>
        <w:ind w:leftChars="201" w:left="422" w:firstLine="2"/>
        <w:rPr>
          <w:color w:val="000000" w:themeColor="text1"/>
          <w:sz w:val="24"/>
        </w:rPr>
      </w:pPr>
      <w:r w:rsidRPr="00463118">
        <w:rPr>
          <w:rFonts w:hint="eastAsia"/>
          <w:color w:val="000000" w:themeColor="text1"/>
          <w:sz w:val="24"/>
        </w:rPr>
        <w:t>方安迪：制作</w:t>
      </w:r>
      <w:r w:rsidRPr="00463118">
        <w:rPr>
          <w:rFonts w:hint="eastAsia"/>
          <w:color w:val="000000" w:themeColor="text1"/>
          <w:sz w:val="24"/>
        </w:rPr>
        <w:t>PPT</w:t>
      </w:r>
      <w:r w:rsidRPr="00463118">
        <w:rPr>
          <w:rFonts w:hint="eastAsia"/>
          <w:color w:val="000000" w:themeColor="text1"/>
          <w:sz w:val="24"/>
        </w:rPr>
        <w:t>视觉输出。</w:t>
      </w:r>
    </w:p>
    <w:p w14:paraId="1648600F" w14:textId="77777777" w:rsidR="00E904A3" w:rsidRPr="000B2488" w:rsidRDefault="00000000">
      <w:pPr>
        <w:ind w:leftChars="100" w:left="210"/>
        <w:rPr>
          <w:color w:val="FF0000"/>
          <w:sz w:val="24"/>
        </w:rPr>
      </w:pPr>
      <w:commentRangeStart w:id="38"/>
      <w:r w:rsidRPr="000B2488">
        <w:rPr>
          <w:rFonts w:hint="eastAsia"/>
          <w:color w:val="FF0000"/>
          <w:sz w:val="24"/>
        </w:rPr>
        <w:t>整个文档要求使用小四号宋体字，要求有目录。评分时文档的撰写分数和项目的演示分数各占一半。</w:t>
      </w:r>
      <w:commentRangeEnd w:id="38"/>
      <w:r w:rsidR="008926F5" w:rsidRPr="000B2488">
        <w:rPr>
          <w:rStyle w:val="af"/>
          <w:color w:val="FF0000"/>
          <w:sz w:val="24"/>
          <w:szCs w:val="24"/>
        </w:rPr>
        <w:commentReference w:id="38"/>
      </w:r>
    </w:p>
    <w:p w14:paraId="7199D1A6" w14:textId="77777777" w:rsidR="004E05CC" w:rsidRPr="000B2488" w:rsidRDefault="004E05CC">
      <w:pPr>
        <w:ind w:leftChars="100" w:left="210"/>
        <w:rPr>
          <w:color w:val="FF0000"/>
          <w:sz w:val="24"/>
        </w:rPr>
      </w:pPr>
    </w:p>
    <w:sectPr w:rsidR="004E05CC" w:rsidRPr="000B248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thlon DDR3" w:date="2026-07-14T22:53:00Z" w:initials="AD">
    <w:p w14:paraId="1BF7D804" w14:textId="77777777" w:rsidR="008926F5" w:rsidRDefault="008926F5" w:rsidP="008926F5">
      <w:pPr>
        <w:pStyle w:val="a4"/>
      </w:pPr>
      <w:r>
        <w:rPr>
          <w:rStyle w:val="af"/>
        </w:rPr>
        <w:annotationRef/>
      </w:r>
      <w:r>
        <w:rPr>
          <w:rFonts w:hint="eastAsia"/>
          <w:color w:val="000000"/>
        </w:rPr>
        <w:t>整个文档要求使用小四号宋体字，要求有目录。评分时文档的撰写分数和项目的演示分数各占一半。</w:t>
      </w:r>
    </w:p>
  </w:comment>
  <w:comment w:id="1" w:author="Athlon DDR3" w:date="2026-07-14T22:52:00Z" w:initials="AD">
    <w:p w14:paraId="7A15459C" w14:textId="77777777" w:rsidR="0077184C" w:rsidRDefault="0077184C" w:rsidP="0077184C">
      <w:pPr>
        <w:pStyle w:val="a4"/>
      </w:pPr>
      <w:r>
        <w:rPr>
          <w:rStyle w:val="af"/>
        </w:rPr>
        <w:annotationRef/>
      </w:r>
      <w:r>
        <w:rPr>
          <w:rFonts w:hint="eastAsia"/>
        </w:rPr>
        <w:t>各位同学核对自己学号是否有误，姓名是否正确，在你电脑上看是否有乱码</w:t>
      </w:r>
    </w:p>
  </w:comment>
  <w:comment w:id="8" w:author="Athlon DDR3" w:date="2026-07-14T22:50:00Z" w:initials="AD">
    <w:p w14:paraId="43D667C5" w14:textId="77777777" w:rsidR="0019748E" w:rsidRDefault="00BC3E49" w:rsidP="0019748E">
      <w:pPr>
        <w:pStyle w:val="a4"/>
      </w:pPr>
      <w:r>
        <w:rPr>
          <w:rStyle w:val="af"/>
        </w:rPr>
        <w:annotationRef/>
      </w:r>
      <w:r w:rsidR="0019748E">
        <w:rPr>
          <w:rFonts w:hint="eastAsia"/>
        </w:rPr>
        <w:t>实现界面已经截图好，前端由陈辉同学制作。</w:t>
      </w:r>
    </w:p>
    <w:p w14:paraId="10B5FF7B" w14:textId="77777777" w:rsidR="0019748E" w:rsidRDefault="0019748E" w:rsidP="0019748E">
      <w:pPr>
        <w:pStyle w:val="a4"/>
      </w:pPr>
      <w:r>
        <w:rPr>
          <w:rFonts w:hint="eastAsia"/>
        </w:rPr>
        <w:t>妙哉！使我的</w:t>
      </w:r>
      <w:r>
        <w:rPr>
          <w:rFonts w:hint="eastAsia"/>
        </w:rPr>
        <w:t>GPU</w:t>
      </w:r>
      <w:r>
        <w:rPr>
          <w:rFonts w:hint="eastAsia"/>
        </w:rPr>
        <w:t>手舞足蹈。</w:t>
      </w:r>
    </w:p>
  </w:comment>
  <w:comment w:id="38" w:author="Athlon DDR3" w:date="2026-07-14T22:52:00Z" w:initials="AD">
    <w:p w14:paraId="2F5340A8" w14:textId="77777777" w:rsidR="008926F5" w:rsidRDefault="008926F5" w:rsidP="008926F5">
      <w:pPr>
        <w:pStyle w:val="a4"/>
      </w:pPr>
      <w:r>
        <w:rPr>
          <w:rStyle w:val="af"/>
        </w:rPr>
        <w:annotationRef/>
      </w:r>
      <w:r>
        <w:rPr>
          <w:rFonts w:hint="eastAsia"/>
        </w:rPr>
        <w:t>原来文档的提示内容，最终版本需要删除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F7D804" w15:done="0"/>
  <w15:commentEx w15:paraId="7A15459C" w15:done="0"/>
  <w15:commentEx w15:paraId="10B5FF7B" w15:done="0"/>
  <w15:commentEx w15:paraId="2F5340A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8F9390" w16cex:dateUtc="2026-07-14T14:53:00Z"/>
  <w16cex:commentExtensible w16cex:durableId="1CDCF93B" w16cex:dateUtc="2026-07-14T14:52:00Z"/>
  <w16cex:commentExtensible w16cex:durableId="6C855A0A" w16cex:dateUtc="2026-07-14T14:50:00Z"/>
  <w16cex:commentExtensible w16cex:durableId="09569CC8" w16cex:dateUtc="2026-07-14T14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F7D804" w16cid:durableId="238F9390"/>
  <w16cid:commentId w16cid:paraId="7A15459C" w16cid:durableId="1CDCF93B"/>
  <w16cid:commentId w16cid:paraId="10B5FF7B" w16cid:durableId="6C855A0A"/>
  <w16cid:commentId w16cid:paraId="2F5340A8" w16cid:durableId="09569CC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BFADE" w14:textId="77777777" w:rsidR="00657FA5" w:rsidRDefault="00657FA5" w:rsidP="006209A9">
      <w:r>
        <w:separator/>
      </w:r>
    </w:p>
  </w:endnote>
  <w:endnote w:type="continuationSeparator" w:id="0">
    <w:p w14:paraId="243B5FBE" w14:textId="77777777" w:rsidR="00657FA5" w:rsidRDefault="00657FA5" w:rsidP="00620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88592" w14:textId="77777777" w:rsidR="00657FA5" w:rsidRDefault="00657FA5" w:rsidP="006209A9">
      <w:r>
        <w:separator/>
      </w:r>
    </w:p>
  </w:footnote>
  <w:footnote w:type="continuationSeparator" w:id="0">
    <w:p w14:paraId="3163B3DD" w14:textId="77777777" w:rsidR="00657FA5" w:rsidRDefault="00657FA5" w:rsidP="006209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B88F61"/>
    <w:multiLevelType w:val="singleLevel"/>
    <w:tmpl w:val="F7B88F61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3AC14C30"/>
    <w:multiLevelType w:val="multilevel"/>
    <w:tmpl w:val="3AC14C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39150046">
    <w:abstractNumId w:val="1"/>
  </w:num>
  <w:num w:numId="2" w16cid:durableId="20205446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thlon DDR3">
    <w15:presenceInfo w15:providerId="Windows Live" w15:userId="5862522464ff64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U3MzI0NzRiMjExYjk2OTA1YjI2OWQ2ZDhiOTFmNWIifQ=="/>
  </w:docVars>
  <w:rsids>
    <w:rsidRoot w:val="006B6C01"/>
    <w:rsid w:val="0002565D"/>
    <w:rsid w:val="00032FD9"/>
    <w:rsid w:val="00057956"/>
    <w:rsid w:val="00063A93"/>
    <w:rsid w:val="000854B2"/>
    <w:rsid w:val="000B2488"/>
    <w:rsid w:val="000B3C4A"/>
    <w:rsid w:val="000B3F03"/>
    <w:rsid w:val="000C197F"/>
    <w:rsid w:val="0011443F"/>
    <w:rsid w:val="0019748E"/>
    <w:rsid w:val="001B05F8"/>
    <w:rsid w:val="001C07BF"/>
    <w:rsid w:val="001E4E56"/>
    <w:rsid w:val="00203FD4"/>
    <w:rsid w:val="002222FC"/>
    <w:rsid w:val="00234E2A"/>
    <w:rsid w:val="00236E45"/>
    <w:rsid w:val="00236E4E"/>
    <w:rsid w:val="00237882"/>
    <w:rsid w:val="00250ABB"/>
    <w:rsid w:val="002566A2"/>
    <w:rsid w:val="00261382"/>
    <w:rsid w:val="00295613"/>
    <w:rsid w:val="002E7380"/>
    <w:rsid w:val="0031227A"/>
    <w:rsid w:val="00324C53"/>
    <w:rsid w:val="00334681"/>
    <w:rsid w:val="00356A43"/>
    <w:rsid w:val="00365758"/>
    <w:rsid w:val="00365999"/>
    <w:rsid w:val="00374C9A"/>
    <w:rsid w:val="00392A99"/>
    <w:rsid w:val="003B3738"/>
    <w:rsid w:val="003C4F47"/>
    <w:rsid w:val="003D56EA"/>
    <w:rsid w:val="003E0190"/>
    <w:rsid w:val="004045B5"/>
    <w:rsid w:val="004213F0"/>
    <w:rsid w:val="00426A16"/>
    <w:rsid w:val="004379B7"/>
    <w:rsid w:val="004532B9"/>
    <w:rsid w:val="00463118"/>
    <w:rsid w:val="00493185"/>
    <w:rsid w:val="004B6668"/>
    <w:rsid w:val="004B7994"/>
    <w:rsid w:val="004C27BC"/>
    <w:rsid w:val="004E05CC"/>
    <w:rsid w:val="004F4860"/>
    <w:rsid w:val="0054425A"/>
    <w:rsid w:val="00546F5C"/>
    <w:rsid w:val="00562833"/>
    <w:rsid w:val="00562E9C"/>
    <w:rsid w:val="00563DA3"/>
    <w:rsid w:val="005773F3"/>
    <w:rsid w:val="005D63E0"/>
    <w:rsid w:val="0060539B"/>
    <w:rsid w:val="00616F92"/>
    <w:rsid w:val="006209A9"/>
    <w:rsid w:val="00637F79"/>
    <w:rsid w:val="00652814"/>
    <w:rsid w:val="00652BA5"/>
    <w:rsid w:val="00657FA5"/>
    <w:rsid w:val="006766F2"/>
    <w:rsid w:val="00680B6C"/>
    <w:rsid w:val="006B6C01"/>
    <w:rsid w:val="006B7C68"/>
    <w:rsid w:val="006E463F"/>
    <w:rsid w:val="007041A9"/>
    <w:rsid w:val="00741739"/>
    <w:rsid w:val="007442B1"/>
    <w:rsid w:val="0077184C"/>
    <w:rsid w:val="007A47B8"/>
    <w:rsid w:val="007B5854"/>
    <w:rsid w:val="008419A1"/>
    <w:rsid w:val="00850B0F"/>
    <w:rsid w:val="00875025"/>
    <w:rsid w:val="00891E0F"/>
    <w:rsid w:val="008921AA"/>
    <w:rsid w:val="008926F5"/>
    <w:rsid w:val="008A5D74"/>
    <w:rsid w:val="008A5E84"/>
    <w:rsid w:val="008C457C"/>
    <w:rsid w:val="00902BED"/>
    <w:rsid w:val="00903F68"/>
    <w:rsid w:val="00923A45"/>
    <w:rsid w:val="009363F1"/>
    <w:rsid w:val="009464EF"/>
    <w:rsid w:val="00990E26"/>
    <w:rsid w:val="009918DC"/>
    <w:rsid w:val="009B2665"/>
    <w:rsid w:val="009B3E35"/>
    <w:rsid w:val="00A02FB0"/>
    <w:rsid w:val="00A05AF7"/>
    <w:rsid w:val="00A13078"/>
    <w:rsid w:val="00A43B30"/>
    <w:rsid w:val="00A4481F"/>
    <w:rsid w:val="00A8699B"/>
    <w:rsid w:val="00AE01BB"/>
    <w:rsid w:val="00AE0AAF"/>
    <w:rsid w:val="00AE5FE7"/>
    <w:rsid w:val="00B47B52"/>
    <w:rsid w:val="00B62878"/>
    <w:rsid w:val="00BA0201"/>
    <w:rsid w:val="00BC3E49"/>
    <w:rsid w:val="00BC49AD"/>
    <w:rsid w:val="00BD1DB3"/>
    <w:rsid w:val="00C26A6C"/>
    <w:rsid w:val="00C2795F"/>
    <w:rsid w:val="00C470FA"/>
    <w:rsid w:val="00C5091B"/>
    <w:rsid w:val="00C74E11"/>
    <w:rsid w:val="00C82EC0"/>
    <w:rsid w:val="00C94645"/>
    <w:rsid w:val="00CA222A"/>
    <w:rsid w:val="00CB6D51"/>
    <w:rsid w:val="00CC45ED"/>
    <w:rsid w:val="00CE0A8E"/>
    <w:rsid w:val="00CF1565"/>
    <w:rsid w:val="00CF7B2B"/>
    <w:rsid w:val="00D25A33"/>
    <w:rsid w:val="00D27EF3"/>
    <w:rsid w:val="00D840CB"/>
    <w:rsid w:val="00D84D40"/>
    <w:rsid w:val="00DB336E"/>
    <w:rsid w:val="00DC1780"/>
    <w:rsid w:val="00DF2A03"/>
    <w:rsid w:val="00E238F0"/>
    <w:rsid w:val="00E24EA3"/>
    <w:rsid w:val="00E57258"/>
    <w:rsid w:val="00E904A3"/>
    <w:rsid w:val="00ED2104"/>
    <w:rsid w:val="00F16AE0"/>
    <w:rsid w:val="00F2351C"/>
    <w:rsid w:val="00F2355E"/>
    <w:rsid w:val="00F36ABA"/>
    <w:rsid w:val="00FB137B"/>
    <w:rsid w:val="00FB14AB"/>
    <w:rsid w:val="00FC3EF3"/>
    <w:rsid w:val="00FD5412"/>
    <w:rsid w:val="02465619"/>
    <w:rsid w:val="0B5B3E63"/>
    <w:rsid w:val="100F0BE1"/>
    <w:rsid w:val="1ADA19B2"/>
    <w:rsid w:val="33C378C2"/>
    <w:rsid w:val="535F2BE9"/>
    <w:rsid w:val="53CC38B3"/>
    <w:rsid w:val="5A2309E4"/>
    <w:rsid w:val="6F9F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CE462"/>
  <w15:chartTrackingRefBased/>
  <w15:docId w15:val="{ECAAD6F1-2B8C-4F09-98C1-C3D2755F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B585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463118"/>
    <w:pPr>
      <w:keepNext/>
      <w:keepLines/>
      <w:spacing w:before="340" w:after="330"/>
      <w:outlineLvl w:val="0"/>
    </w:pPr>
    <w:rPr>
      <w:rFonts w:eastAsia="SimHei" w:cstheme="minorBidi"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63118"/>
    <w:pPr>
      <w:keepNext/>
      <w:keepLines/>
      <w:spacing w:before="260" w:after="260"/>
      <w:outlineLvl w:val="1"/>
    </w:pPr>
    <w:rPr>
      <w:rFonts w:eastAsia="SimHei" w:cs="SimHei"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63118"/>
    <w:pPr>
      <w:keepNext/>
      <w:keepLines/>
      <w:spacing w:before="260" w:after="260"/>
      <w:outlineLvl w:val="2"/>
    </w:pPr>
    <w:rPr>
      <w:rFonts w:eastAsia="SimHei" w:cs="SimHei"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63118"/>
    <w:pPr>
      <w:keepNext/>
      <w:keepLines/>
      <w:spacing w:before="280" w:after="290" w:line="376" w:lineRule="auto"/>
      <w:outlineLvl w:val="3"/>
    </w:pPr>
    <w:rPr>
      <w:rFonts w:eastAsia="SimHei" w:cs="SimHei"/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kern w:val="2"/>
      <w:sz w:val="21"/>
      <w:szCs w:val="24"/>
    </w:rPr>
  </w:style>
  <w:style w:type="paragraph" w:styleId="a6">
    <w:name w:val="Date"/>
    <w:basedOn w:val="a"/>
    <w:next w:val="a"/>
    <w:pPr>
      <w:ind w:leftChars="2500" w:left="100"/>
    </w:p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link w:val="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Pr>
      <w:kern w:val="2"/>
      <w:sz w:val="18"/>
      <w:szCs w:val="18"/>
    </w:rPr>
  </w:style>
  <w:style w:type="paragraph" w:styleId="aa">
    <w:name w:val="header"/>
    <w:basedOn w:val="a"/>
    <w:link w:val="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link w:val="aa"/>
    <w:rPr>
      <w:kern w:val="2"/>
      <w:sz w:val="18"/>
      <w:szCs w:val="18"/>
    </w:rPr>
  </w:style>
  <w:style w:type="paragraph" w:styleId="ac">
    <w:name w:val="annotation subject"/>
    <w:basedOn w:val="a4"/>
    <w:next w:val="a4"/>
    <w:link w:val="ad"/>
    <w:rPr>
      <w:b/>
      <w:bCs/>
    </w:rPr>
  </w:style>
  <w:style w:type="character" w:customStyle="1" w:styleId="ad">
    <w:name w:val="批注主题 字符"/>
    <w:link w:val="ac"/>
    <w:rPr>
      <w:b/>
      <w:bCs/>
      <w:kern w:val="2"/>
      <w:sz w:val="21"/>
      <w:szCs w:val="24"/>
    </w:rPr>
  </w:style>
  <w:style w:type="table" w:styleId="ae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rPr>
      <w:sz w:val="21"/>
      <w:szCs w:val="21"/>
    </w:rPr>
  </w:style>
  <w:style w:type="character" w:customStyle="1" w:styleId="Char">
    <w:name w:val="首页居中 Char"/>
    <w:link w:val="af0"/>
    <w:rPr>
      <w:sz w:val="30"/>
      <w:szCs w:val="30"/>
      <w:lang w:bidi="en-US"/>
    </w:rPr>
  </w:style>
  <w:style w:type="paragraph" w:customStyle="1" w:styleId="af0">
    <w:name w:val="首页居中"/>
    <w:basedOn w:val="a"/>
    <w:link w:val="Char"/>
    <w:qFormat/>
    <w:pPr>
      <w:widowControl/>
      <w:snapToGrid w:val="0"/>
      <w:spacing w:line="360" w:lineRule="auto"/>
      <w:ind w:firstLineChars="659" w:firstLine="1977"/>
      <w:jc w:val="left"/>
    </w:pPr>
    <w:rPr>
      <w:kern w:val="0"/>
      <w:sz w:val="30"/>
      <w:szCs w:val="30"/>
      <w:lang w:bidi="en-US"/>
    </w:rPr>
  </w:style>
  <w:style w:type="character" w:customStyle="1" w:styleId="Char0">
    <w:name w:val="论文英文题目 Char"/>
    <w:link w:val="af1"/>
    <w:rPr>
      <w:rFonts w:eastAsia="Times New Roman"/>
      <w:b/>
      <w:sz w:val="32"/>
      <w:szCs w:val="32"/>
      <w:lang w:eastAsia="en-US" w:bidi="en-US"/>
    </w:rPr>
  </w:style>
  <w:style w:type="paragraph" w:customStyle="1" w:styleId="af1">
    <w:name w:val="论文英文题目"/>
    <w:basedOn w:val="a"/>
    <w:link w:val="Char0"/>
    <w:qFormat/>
    <w:pPr>
      <w:widowControl/>
      <w:snapToGrid w:val="0"/>
      <w:spacing w:line="300" w:lineRule="auto"/>
      <w:jc w:val="center"/>
    </w:pPr>
    <w:rPr>
      <w:rFonts w:eastAsia="Times New Roman"/>
      <w:b/>
      <w:kern w:val="0"/>
      <w:sz w:val="32"/>
      <w:szCs w:val="32"/>
      <w:lang w:eastAsia="en-US" w:bidi="en-US"/>
    </w:rPr>
  </w:style>
  <w:style w:type="character" w:customStyle="1" w:styleId="Char1">
    <w:name w:val="首页页脚中文 Char"/>
    <w:link w:val="af2"/>
    <w:rPr>
      <w:rFonts w:ascii="华文行楷" w:eastAsia="华文行楷"/>
      <w:sz w:val="36"/>
      <w:szCs w:val="36"/>
      <w:lang w:bidi="en-US"/>
    </w:rPr>
  </w:style>
  <w:style w:type="paragraph" w:customStyle="1" w:styleId="af2">
    <w:name w:val="首页页脚中文"/>
    <w:basedOn w:val="a"/>
    <w:link w:val="Char1"/>
    <w:qFormat/>
    <w:pPr>
      <w:widowControl/>
      <w:snapToGrid w:val="0"/>
      <w:spacing w:line="300" w:lineRule="auto"/>
      <w:jc w:val="center"/>
    </w:pPr>
    <w:rPr>
      <w:rFonts w:ascii="华文行楷" w:eastAsia="华文行楷"/>
      <w:kern w:val="0"/>
      <w:sz w:val="36"/>
      <w:szCs w:val="36"/>
      <w:lang w:bidi="en-US"/>
    </w:rPr>
  </w:style>
  <w:style w:type="character" w:customStyle="1" w:styleId="Char2">
    <w:name w:val="硕士学位论文 Char"/>
    <w:link w:val="af3"/>
    <w:rPr>
      <w:rFonts w:ascii="华文细黑" w:hAnsi="华文细黑"/>
      <w:b/>
      <w:sz w:val="48"/>
      <w:szCs w:val="48"/>
      <w:lang w:bidi="en-US"/>
    </w:rPr>
  </w:style>
  <w:style w:type="paragraph" w:customStyle="1" w:styleId="af3">
    <w:name w:val="硕士学位论文"/>
    <w:basedOn w:val="a"/>
    <w:link w:val="Char2"/>
    <w:qFormat/>
    <w:pPr>
      <w:widowControl/>
      <w:snapToGrid w:val="0"/>
      <w:spacing w:line="300" w:lineRule="auto"/>
      <w:jc w:val="center"/>
    </w:pPr>
    <w:rPr>
      <w:rFonts w:ascii="华文细黑" w:hAnsi="华文细黑"/>
      <w:b/>
      <w:kern w:val="0"/>
      <w:sz w:val="48"/>
      <w:szCs w:val="48"/>
      <w:lang w:bidi="en-US"/>
    </w:rPr>
  </w:style>
  <w:style w:type="character" w:customStyle="1" w:styleId="Char3">
    <w:name w:val="首页页脚英文 Char"/>
    <w:link w:val="af4"/>
    <w:rPr>
      <w:sz w:val="24"/>
      <w:lang w:bidi="en-US"/>
    </w:rPr>
  </w:style>
  <w:style w:type="paragraph" w:customStyle="1" w:styleId="af4">
    <w:name w:val="首页页脚英文"/>
    <w:basedOn w:val="a"/>
    <w:link w:val="Char3"/>
    <w:qFormat/>
    <w:pPr>
      <w:widowControl/>
      <w:snapToGrid w:val="0"/>
      <w:spacing w:line="300" w:lineRule="auto"/>
      <w:jc w:val="center"/>
    </w:pPr>
    <w:rPr>
      <w:kern w:val="0"/>
      <w:sz w:val="24"/>
      <w:szCs w:val="20"/>
      <w:lang w:bidi="en-US"/>
    </w:rPr>
  </w:style>
  <w:style w:type="paragraph" w:styleId="af5">
    <w:name w:val="Revision"/>
    <w:hidden/>
    <w:uiPriority w:val="99"/>
    <w:unhideWhenUsed/>
    <w:rsid w:val="00D840CB"/>
    <w:rPr>
      <w:kern w:val="2"/>
      <w:sz w:val="21"/>
      <w:szCs w:val="24"/>
    </w:rPr>
  </w:style>
  <w:style w:type="character" w:customStyle="1" w:styleId="10">
    <w:name w:val="标题 1 字符"/>
    <w:basedOn w:val="a0"/>
    <w:link w:val="1"/>
    <w:uiPriority w:val="9"/>
    <w:rsid w:val="00463118"/>
    <w:rPr>
      <w:rFonts w:eastAsia="SimHei" w:cstheme="minorBidi"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63118"/>
    <w:rPr>
      <w:rFonts w:eastAsia="SimHei" w:cs="SimHei"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63118"/>
    <w:rPr>
      <w:rFonts w:eastAsia="SimHei" w:cs="SimHei"/>
      <w:bCs/>
      <w:kern w:val="2"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463118"/>
    <w:rPr>
      <w:rFonts w:eastAsia="SimHei" w:cs="SimHei"/>
      <w:b/>
      <w:bCs/>
      <w:kern w:val="2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46311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63118"/>
    <w:rPr>
      <w:rFonts w:asciiTheme="minorHAnsi" w:eastAsiaTheme="minorEastAsia" w:hAnsiTheme="minorHAnsi" w:cstheme="minorBidi"/>
      <w:szCs w:val="22"/>
    </w:rPr>
  </w:style>
  <w:style w:type="paragraph" w:styleId="TOC2">
    <w:name w:val="toc 2"/>
    <w:basedOn w:val="a"/>
    <w:next w:val="a"/>
    <w:autoRedefine/>
    <w:uiPriority w:val="39"/>
    <w:unhideWhenUsed/>
    <w:rsid w:val="00463118"/>
    <w:pPr>
      <w:ind w:leftChars="200" w:left="420"/>
    </w:pPr>
    <w:rPr>
      <w:rFonts w:asciiTheme="minorHAnsi" w:eastAsiaTheme="minorEastAsia" w:hAnsiTheme="minorHAnsi" w:cstheme="minorBidi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463118"/>
    <w:pPr>
      <w:ind w:leftChars="400" w:left="840"/>
    </w:pPr>
    <w:rPr>
      <w:rFonts w:asciiTheme="minorHAnsi" w:eastAsiaTheme="minorEastAsia" w:hAnsiTheme="minorHAnsi" w:cstheme="minorBidi"/>
      <w:szCs w:val="22"/>
    </w:rPr>
  </w:style>
  <w:style w:type="character" w:styleId="af6">
    <w:name w:val="Hyperlink"/>
    <w:basedOn w:val="a0"/>
    <w:uiPriority w:val="99"/>
    <w:unhideWhenUsed/>
    <w:rsid w:val="00463118"/>
    <w:rPr>
      <w:color w:val="0563C1" w:themeColor="hyperlink"/>
      <w:u w:val="single"/>
    </w:rPr>
  </w:style>
  <w:style w:type="paragraph" w:customStyle="1" w:styleId="11">
    <w:name w:val="样式 标题 1 + 段后: 1 行"/>
    <w:basedOn w:val="1"/>
    <w:rsid w:val="00463118"/>
    <w:pPr>
      <w:keepLines w:val="0"/>
      <w:widowControl/>
      <w:snapToGrid w:val="0"/>
      <w:spacing w:before="0" w:afterLines="100" w:after="240" w:line="360" w:lineRule="auto"/>
      <w:jc w:val="left"/>
    </w:pPr>
    <w:rPr>
      <w:rFonts w:ascii="Cambria" w:hAnsi="Cambria" w:cs="宋体"/>
      <w:b/>
      <w:bCs w:val="0"/>
      <w:kern w:val="32"/>
      <w:sz w:val="3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84307-7FBB-44D1-8DDE-230E1C410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6</Pages>
  <Words>292</Words>
  <Characters>1665</Characters>
  <Application>Microsoft Office Word</Application>
  <DocSecurity>0</DocSecurity>
  <Lines>13</Lines>
  <Paragraphs>3</Paragraphs>
  <ScaleCrop>false</ScaleCrop>
  <Company>Microsoft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User</dc:creator>
  <cp:keywords/>
  <cp:lastModifiedBy>Athlon DDR3</cp:lastModifiedBy>
  <cp:revision>22</cp:revision>
  <cp:lastPrinted>2009-03-09T07:07:00Z</cp:lastPrinted>
  <dcterms:created xsi:type="dcterms:W3CDTF">2026-07-14T14:42:00Z</dcterms:created>
  <dcterms:modified xsi:type="dcterms:W3CDTF">2026-07-15T08:49:00Z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AF3496A2E7984BB7845DF9FE3B88D5B1_13</vt:lpwstr>
  </property>
  <property fmtid="{D5CDD505-2E9C-101B-9397-08002B2CF9AE}" pid="4" name="KSOTemplateDocerSaveRecord">
    <vt:lpwstr>eyJoZGlkIjoiMzI5ZjVjY2Q4NmE4Y2FmMDA0ZTBhY2E2MjZiZjc5ZDMiLCJ1c2VySWQiOiIzMzYyNDE3MTQifQ==</vt:lpwstr>
  </property>
</Properties>
</file>